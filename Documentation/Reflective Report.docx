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367A" w14:textId="77777777" w:rsidR="002E55B4" w:rsidRPr="00022DEA" w:rsidRDefault="002E55B4" w:rsidP="00022DEA">
      <w:pPr>
        <w:jc w:val="both"/>
        <w:rPr>
          <w:ins w:id="0" w:author="Arun Rai" w:date="2026-09-24T08:31:00Z" w16du:dateUtc="2026-09-24T02:46:00Z"/>
          <w:rFonts w:ascii="Times New Roman" w:hAnsi="Times New Roman" w:cs="Times New Roman"/>
        </w:rPr>
      </w:pPr>
    </w:p>
    <w:p w14:paraId="152D0ECE" w14:textId="77777777" w:rsidR="00EF60F2" w:rsidRPr="00022DEA" w:rsidRDefault="00EF60F2" w:rsidP="00022DEA">
      <w:pPr>
        <w:jc w:val="both"/>
        <w:rPr>
          <w:ins w:id="1" w:author="Arun Rai" w:date="2026-09-24T08:31:00Z" w16du:dateUtc="2026-09-24T02:46:00Z"/>
          <w:rFonts w:ascii="Times New Roman" w:hAnsi="Times New Roman" w:cs="Times New Roman"/>
        </w:rPr>
      </w:pPr>
    </w:p>
    <w:p w14:paraId="5F7799C6" w14:textId="77777777" w:rsidR="00EF60F2" w:rsidRPr="00022DEA" w:rsidRDefault="00EF60F2" w:rsidP="00022DEA">
      <w:pPr>
        <w:jc w:val="both"/>
        <w:rPr>
          <w:ins w:id="2" w:author="Arun Rai" w:date="2026-09-24T08:31:00Z" w16du:dateUtc="2026-09-24T02:46:00Z"/>
          <w:rFonts w:ascii="Times New Roman" w:hAnsi="Times New Roman" w:cs="Times New Roman"/>
        </w:rPr>
      </w:pPr>
    </w:p>
    <w:p w14:paraId="31312080" w14:textId="77777777" w:rsidR="00EF60F2" w:rsidRPr="00022DEA" w:rsidRDefault="00EF60F2" w:rsidP="00022DEA">
      <w:pPr>
        <w:jc w:val="both"/>
        <w:rPr>
          <w:ins w:id="3" w:author="Arun Rai" w:date="2026-09-24T08:31:00Z" w16du:dateUtc="2026-09-24T02:46:00Z"/>
          <w:rFonts w:ascii="Times New Roman" w:hAnsi="Times New Roman" w:cs="Times New Roman"/>
        </w:rPr>
      </w:pPr>
    </w:p>
    <w:p w14:paraId="7AEE0579" w14:textId="77777777" w:rsidR="00EF60F2" w:rsidRPr="00022DEA" w:rsidRDefault="00EF60F2" w:rsidP="00022DEA">
      <w:pPr>
        <w:jc w:val="both"/>
        <w:rPr>
          <w:ins w:id="4" w:author="Arun Rai" w:date="2026-09-24T08:31:00Z" w16du:dateUtc="2026-09-24T02:46:00Z"/>
          <w:rFonts w:ascii="Times New Roman" w:hAnsi="Times New Roman" w:cs="Times New Roman"/>
        </w:rPr>
      </w:pPr>
    </w:p>
    <w:p w14:paraId="0CF029DB" w14:textId="77777777" w:rsidR="00EF60F2" w:rsidRPr="00022DEA" w:rsidRDefault="00EF60F2" w:rsidP="00022DEA">
      <w:pPr>
        <w:jc w:val="both"/>
        <w:rPr>
          <w:ins w:id="5" w:author="Arun Rai" w:date="2026-09-24T08:31:00Z" w16du:dateUtc="2026-09-24T02:46:00Z"/>
          <w:rFonts w:ascii="Times New Roman" w:hAnsi="Times New Roman" w:cs="Times New Roman"/>
        </w:rPr>
      </w:pPr>
    </w:p>
    <w:p w14:paraId="4B474023" w14:textId="77777777" w:rsidR="00EF60F2" w:rsidRPr="00022DEA" w:rsidRDefault="00EF60F2" w:rsidP="00022DEA">
      <w:pPr>
        <w:jc w:val="both"/>
        <w:rPr>
          <w:ins w:id="6" w:author="Arun Rai" w:date="2026-09-24T08:31:00Z" w16du:dateUtc="2026-09-24T02:46:00Z"/>
          <w:rFonts w:ascii="Times New Roman" w:hAnsi="Times New Roman" w:cs="Times New Roman"/>
        </w:rPr>
      </w:pPr>
    </w:p>
    <w:p w14:paraId="178139B9" w14:textId="77777777" w:rsidR="00EF60F2" w:rsidRPr="00022DEA" w:rsidRDefault="00EF60F2" w:rsidP="00022DEA">
      <w:pPr>
        <w:jc w:val="both"/>
        <w:rPr>
          <w:ins w:id="7" w:author="Arun Rai" w:date="2026-09-24T08:31:00Z" w16du:dateUtc="2026-09-24T02:46:00Z"/>
          <w:rFonts w:ascii="Times New Roman" w:hAnsi="Times New Roman" w:cs="Times New Roman"/>
        </w:rPr>
      </w:pPr>
    </w:p>
    <w:p w14:paraId="5DECEB47" w14:textId="77777777" w:rsidR="00EF60F2" w:rsidRPr="00022DEA" w:rsidRDefault="00EF60F2" w:rsidP="00022DEA">
      <w:pPr>
        <w:jc w:val="both"/>
        <w:rPr>
          <w:ins w:id="8" w:author="Arun Rai" w:date="2026-09-24T08:31:00Z" w16du:dateUtc="2026-09-24T02:46:00Z"/>
          <w:rFonts w:ascii="Times New Roman" w:hAnsi="Times New Roman" w:cs="Times New Roman"/>
        </w:rPr>
      </w:pPr>
    </w:p>
    <w:p w14:paraId="6C51C96F" w14:textId="77777777" w:rsidR="00EF60F2" w:rsidRPr="00022DEA" w:rsidRDefault="00EF60F2" w:rsidP="00022DEA">
      <w:pPr>
        <w:jc w:val="both"/>
        <w:rPr>
          <w:ins w:id="9" w:author="Arun Rai" w:date="2026-09-24T08:31:00Z" w16du:dateUtc="2026-09-24T02:46:00Z"/>
          <w:rFonts w:ascii="Times New Roman" w:hAnsi="Times New Roman" w:cs="Times New Roman"/>
        </w:rPr>
      </w:pPr>
    </w:p>
    <w:p w14:paraId="3FF43322" w14:textId="77777777" w:rsidR="00EF60F2" w:rsidRPr="00022DEA" w:rsidRDefault="00EF60F2" w:rsidP="00022DEA">
      <w:pPr>
        <w:jc w:val="both"/>
        <w:rPr>
          <w:ins w:id="10" w:author="Arun Rai" w:date="2026-09-24T08:31:00Z" w16du:dateUtc="2026-09-24T02:46:00Z"/>
          <w:rFonts w:ascii="Times New Roman" w:hAnsi="Times New Roman" w:cs="Times New Roman"/>
        </w:rPr>
      </w:pPr>
    </w:p>
    <w:p w14:paraId="29A5AA6E" w14:textId="77777777" w:rsidR="00EF60F2" w:rsidRPr="00022DEA" w:rsidRDefault="00EF60F2" w:rsidP="00022DEA">
      <w:pPr>
        <w:jc w:val="both"/>
        <w:rPr>
          <w:ins w:id="11" w:author="Arun Rai" w:date="2026-09-24T08:31:00Z" w16du:dateUtc="2026-09-24T02:46:00Z"/>
          <w:rFonts w:ascii="Times New Roman" w:hAnsi="Times New Roman" w:cs="Times New Roman"/>
        </w:rPr>
      </w:pPr>
    </w:p>
    <w:p w14:paraId="233770FD" w14:textId="77777777" w:rsidR="00EF60F2" w:rsidRPr="00022DEA" w:rsidRDefault="00EF60F2" w:rsidP="00022DEA">
      <w:pPr>
        <w:jc w:val="both"/>
        <w:rPr>
          <w:ins w:id="12" w:author="Arun Rai" w:date="2026-09-24T08:31:00Z" w16du:dateUtc="2026-09-24T02:46:00Z"/>
          <w:rFonts w:ascii="Times New Roman" w:hAnsi="Times New Roman" w:cs="Times New Roman"/>
        </w:rPr>
      </w:pPr>
    </w:p>
    <w:p w14:paraId="2656A5DE" w14:textId="77777777" w:rsidR="00EF60F2" w:rsidRPr="00022DEA" w:rsidRDefault="00EF60F2" w:rsidP="00022DEA">
      <w:pPr>
        <w:jc w:val="both"/>
        <w:rPr>
          <w:ins w:id="13" w:author="Arun Rai" w:date="2026-09-24T08:31:00Z" w16du:dateUtc="2026-09-24T02:46:00Z"/>
          <w:rFonts w:ascii="Times New Roman" w:hAnsi="Times New Roman" w:cs="Times New Roman"/>
        </w:rPr>
      </w:pPr>
    </w:p>
    <w:p w14:paraId="7EBFF081" w14:textId="77777777" w:rsidR="00EF60F2" w:rsidRPr="00022DEA" w:rsidRDefault="00EF60F2" w:rsidP="00022DEA">
      <w:pPr>
        <w:jc w:val="both"/>
        <w:rPr>
          <w:ins w:id="14" w:author="Arun Rai" w:date="2026-09-24T08:31:00Z" w16du:dateUtc="2026-09-24T02:46:00Z"/>
          <w:rFonts w:ascii="Times New Roman" w:hAnsi="Times New Roman" w:cs="Times New Roman"/>
        </w:rPr>
      </w:pPr>
    </w:p>
    <w:p w14:paraId="09306772" w14:textId="77777777" w:rsidR="00EF60F2" w:rsidRPr="00022DEA" w:rsidRDefault="00EF60F2" w:rsidP="00022DEA">
      <w:pPr>
        <w:jc w:val="both"/>
        <w:rPr>
          <w:ins w:id="15" w:author="Arun Rai" w:date="2026-09-24T08:31:00Z" w16du:dateUtc="2026-09-24T02:46:00Z"/>
          <w:rFonts w:ascii="Times New Roman" w:hAnsi="Times New Roman" w:cs="Times New Roman"/>
        </w:rPr>
      </w:pPr>
    </w:p>
    <w:p w14:paraId="2ABFBA64" w14:textId="77777777" w:rsidR="00EF60F2" w:rsidRPr="00022DEA" w:rsidRDefault="00EF60F2" w:rsidP="00022DEA">
      <w:pPr>
        <w:jc w:val="both"/>
        <w:rPr>
          <w:ins w:id="16" w:author="Arun Rai" w:date="2026-09-24T08:31:00Z" w16du:dateUtc="2026-09-24T02:46:00Z"/>
          <w:rFonts w:ascii="Times New Roman" w:hAnsi="Times New Roman" w:cs="Times New Roman"/>
        </w:rPr>
      </w:pPr>
    </w:p>
    <w:p w14:paraId="78D1EB29" w14:textId="77777777" w:rsidR="00EF60F2" w:rsidRPr="00022DEA" w:rsidRDefault="00EF60F2" w:rsidP="00022DEA">
      <w:pPr>
        <w:jc w:val="both"/>
        <w:rPr>
          <w:ins w:id="17" w:author="Arun Rai" w:date="2026-09-24T08:31:00Z" w16du:dateUtc="2026-09-24T02:46:00Z"/>
          <w:rFonts w:ascii="Times New Roman" w:hAnsi="Times New Roman" w:cs="Times New Roman"/>
        </w:rPr>
      </w:pPr>
    </w:p>
    <w:p w14:paraId="74242CCA" w14:textId="77777777" w:rsidR="00EF60F2" w:rsidRPr="00022DEA" w:rsidRDefault="00EF60F2" w:rsidP="00022DEA">
      <w:pPr>
        <w:jc w:val="both"/>
        <w:rPr>
          <w:ins w:id="18" w:author="Arun Rai" w:date="2026-09-24T08:31:00Z" w16du:dateUtc="2026-09-24T02:46:00Z"/>
          <w:rFonts w:ascii="Times New Roman" w:hAnsi="Times New Roman" w:cs="Times New Roman"/>
        </w:rPr>
      </w:pPr>
    </w:p>
    <w:p w14:paraId="1E6F0FA7" w14:textId="77777777" w:rsidR="00EF60F2" w:rsidRPr="00022DEA" w:rsidRDefault="00EF60F2" w:rsidP="00022DEA">
      <w:pPr>
        <w:jc w:val="both"/>
        <w:rPr>
          <w:ins w:id="19" w:author="Arun Rai" w:date="2026-09-24T08:31:00Z" w16du:dateUtc="2026-09-24T02:46:00Z"/>
          <w:rFonts w:ascii="Times New Roman" w:hAnsi="Times New Roman" w:cs="Times New Roman"/>
        </w:rPr>
      </w:pPr>
    </w:p>
    <w:p w14:paraId="29322D61" w14:textId="77777777" w:rsidR="00EF60F2" w:rsidRPr="00022DEA" w:rsidRDefault="00EF60F2" w:rsidP="00022DEA">
      <w:pPr>
        <w:jc w:val="both"/>
        <w:rPr>
          <w:ins w:id="20" w:author="Arun Rai" w:date="2026-09-24T08:31:00Z" w16du:dateUtc="2026-09-24T02:46:00Z"/>
          <w:rFonts w:ascii="Times New Roman" w:hAnsi="Times New Roman" w:cs="Times New Roman"/>
        </w:rPr>
      </w:pPr>
    </w:p>
    <w:p w14:paraId="7670B531" w14:textId="77777777" w:rsidR="00EF60F2" w:rsidRPr="00022DEA" w:rsidRDefault="00EF60F2" w:rsidP="00022DEA">
      <w:pPr>
        <w:jc w:val="both"/>
        <w:rPr>
          <w:ins w:id="21" w:author="Arun Rai" w:date="2026-09-24T08:31:00Z" w16du:dateUtc="2026-09-24T02:46:00Z"/>
          <w:rFonts w:ascii="Times New Roman" w:hAnsi="Times New Roman" w:cs="Times New Roman"/>
        </w:rPr>
      </w:pPr>
    </w:p>
    <w:p w14:paraId="33FF3FF0" w14:textId="77777777" w:rsidR="00EF60F2" w:rsidRPr="00022DEA" w:rsidRDefault="00EF60F2" w:rsidP="00022DEA">
      <w:pPr>
        <w:jc w:val="both"/>
        <w:rPr>
          <w:ins w:id="22" w:author="Arun Rai" w:date="2026-09-24T08:31:00Z" w16du:dateUtc="2026-09-24T02:46:00Z"/>
          <w:rFonts w:ascii="Times New Roman" w:hAnsi="Times New Roman" w:cs="Times New Roman"/>
        </w:rPr>
      </w:pPr>
    </w:p>
    <w:p w14:paraId="0050E701" w14:textId="77777777" w:rsidR="00EF60F2" w:rsidRPr="00022DEA" w:rsidRDefault="00EF60F2" w:rsidP="00022DEA">
      <w:pPr>
        <w:jc w:val="both"/>
        <w:rPr>
          <w:ins w:id="23" w:author="Arun Rai" w:date="2026-09-24T08:31:00Z" w16du:dateUtc="2026-09-24T02:46:00Z"/>
          <w:rFonts w:ascii="Times New Roman" w:hAnsi="Times New Roman" w:cs="Times New Roman"/>
        </w:rPr>
      </w:pPr>
    </w:p>
    <w:p w14:paraId="29E7A03D" w14:textId="77777777" w:rsidR="00EF60F2" w:rsidRPr="00022DEA" w:rsidRDefault="00EF60F2" w:rsidP="00022DEA">
      <w:pPr>
        <w:jc w:val="both"/>
        <w:rPr>
          <w:ins w:id="24" w:author="Arun Rai" w:date="2026-09-24T08:31:00Z" w16du:dateUtc="2026-09-24T02:46:00Z"/>
          <w:rFonts w:ascii="Times New Roman" w:hAnsi="Times New Roman" w:cs="Times New Roman"/>
        </w:rPr>
      </w:pPr>
    </w:p>
    <w:p w14:paraId="7A4DFF1D" w14:textId="77777777" w:rsidR="00EF60F2" w:rsidRPr="00022DEA" w:rsidRDefault="00EF60F2" w:rsidP="00022DEA">
      <w:pPr>
        <w:jc w:val="both"/>
        <w:rPr>
          <w:ins w:id="25" w:author="Arun Rai" w:date="2026-09-24T08:31:00Z" w16du:dateUtc="2026-09-24T02:46:00Z"/>
          <w:rFonts w:ascii="Times New Roman" w:hAnsi="Times New Roman" w:cs="Times New Roman"/>
        </w:rPr>
      </w:pPr>
    </w:p>
    <w:p w14:paraId="5F9943C1" w14:textId="77777777" w:rsidR="00EF60F2" w:rsidRPr="00022DEA" w:rsidRDefault="00EF60F2" w:rsidP="00022DEA">
      <w:pPr>
        <w:jc w:val="both"/>
        <w:rPr>
          <w:ins w:id="26" w:author="Arun Rai" w:date="2026-09-24T08:31:00Z" w16du:dateUtc="2026-09-24T02:46:00Z"/>
          <w:rFonts w:ascii="Times New Roman" w:hAnsi="Times New Roman" w:cs="Times New Roman"/>
        </w:rPr>
      </w:pPr>
    </w:p>
    <w:p w14:paraId="6309048A" w14:textId="77777777" w:rsidR="00EF60F2" w:rsidRPr="00022DEA" w:rsidRDefault="00EF60F2" w:rsidP="00022DEA">
      <w:pPr>
        <w:jc w:val="both"/>
        <w:rPr>
          <w:ins w:id="27" w:author="Arun Rai" w:date="2026-09-24T08:31:00Z" w16du:dateUtc="2026-09-24T02:46:00Z"/>
          <w:rFonts w:ascii="Times New Roman" w:hAnsi="Times New Roman" w:cs="Times New Roman"/>
        </w:rPr>
      </w:pPr>
    </w:p>
    <w:p w14:paraId="581E9DDC" w14:textId="77777777" w:rsidR="00EF60F2" w:rsidRPr="00022DEA" w:rsidRDefault="00EF60F2" w:rsidP="00022DEA">
      <w:pPr>
        <w:jc w:val="both"/>
        <w:rPr>
          <w:ins w:id="28" w:author="Arun Rai" w:date="2026-09-24T08:31:00Z" w16du:dateUtc="2026-09-24T02:46:00Z"/>
          <w:rFonts w:ascii="Times New Roman" w:hAnsi="Times New Roman" w:cs="Times New Roman"/>
        </w:rPr>
      </w:pPr>
    </w:p>
    <w:customXmlInsRangeStart w:id="29" w:author="Arun Rai" w:date="2026-09-24T08:34:00Z"/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GB"/>
          <w14:ligatures w14:val="standardContextual"/>
        </w:rPr>
        <w:id w:val="16499403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customXmlInsRangeEnd w:id="29"/>
        <w:p w14:paraId="6E4E0EE8" w14:textId="3EB497B2" w:rsidR="00463124" w:rsidRPr="00022DEA" w:rsidRDefault="00463124">
          <w:pPr>
            <w:pStyle w:val="TOCHeading"/>
            <w:jc w:val="both"/>
            <w:rPr>
              <w:ins w:id="30" w:author="Arun Rai" w:date="2026-09-24T08:34:00Z" w16du:dateUtc="2026-09-24T02:49:00Z"/>
              <w:rFonts w:ascii="Times New Roman" w:hAnsi="Times New Roman" w:cs="Times New Roman"/>
              <w:rPrChange w:id="31" w:author="Arun Rai" w:date="2026-10-11T16:04:00Z" w16du:dateUtc="2026-10-11T10:19:00Z">
                <w:rPr>
                  <w:ins w:id="32" w:author="Arun Rai" w:date="2026-09-24T08:34:00Z" w16du:dateUtc="2026-09-24T02:49:00Z"/>
                </w:rPr>
              </w:rPrChange>
            </w:rPr>
            <w:pPrChange w:id="33" w:author="Arun Rai" w:date="2026-10-11T16:03:00Z" w16du:dateUtc="2026-10-11T10:18:00Z">
              <w:pPr>
                <w:pStyle w:val="TOCHeading"/>
              </w:pPr>
            </w:pPrChange>
          </w:pPr>
          <w:ins w:id="34" w:author="Arun Rai" w:date="2026-09-24T08:34:00Z" w16du:dateUtc="2026-09-24T02:49:00Z">
            <w:r w:rsidRPr="00022DEA">
              <w:rPr>
                <w:rFonts w:ascii="Times New Roman" w:hAnsi="Times New Roman" w:cs="Times New Roman"/>
                <w:rPrChange w:id="35" w:author="Arun Rai" w:date="2026-10-11T16:04:00Z" w16du:dateUtc="2026-10-11T10:19:00Z">
                  <w:rPr/>
                </w:rPrChange>
              </w:rPr>
              <w:t>Table of Contents</w:t>
            </w:r>
          </w:ins>
        </w:p>
        <w:p w14:paraId="216856F0" w14:textId="0BE0F144" w:rsidR="00B81EB0" w:rsidRPr="00022DEA" w:rsidRDefault="00463124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ins w:id="36" w:author="Arun Rai" w:date="2026-10-05T08:10:00Z" w16du:dateUtc="2026-10-05T02:25:00Z"/>
              <w:rFonts w:ascii="Times New Roman" w:eastAsiaTheme="minorEastAsia" w:hAnsi="Times New Roman" w:cs="Times New Roman"/>
              <w:noProof/>
              <w:lang w:eastAsia="en-GB"/>
              <w:rPrChange w:id="37" w:author="Arun Rai" w:date="2026-10-11T16:04:00Z" w16du:dateUtc="2026-10-11T10:19:00Z">
                <w:rPr>
                  <w:ins w:id="38" w:author="Arun Rai" w:date="2026-10-05T08:10:00Z" w16du:dateUtc="2026-10-05T02:25:00Z"/>
                  <w:rFonts w:eastAsiaTheme="minorEastAsia"/>
                  <w:noProof/>
                  <w:lang w:eastAsia="en-GB"/>
                </w:rPr>
              </w:rPrChange>
            </w:rPr>
            <w:pPrChange w:id="39" w:author="Arun Rai" w:date="2026-10-11T16:03:00Z" w16du:dateUtc="2026-10-11T10:18:00Z">
              <w:pPr>
                <w:pStyle w:val="TOC1"/>
                <w:tabs>
                  <w:tab w:val="left" w:pos="480"/>
                  <w:tab w:val="right" w:leader="dot" w:pos="9016"/>
                </w:tabs>
              </w:pPr>
            </w:pPrChange>
          </w:pPr>
          <w:ins w:id="40" w:author="Arun Rai" w:date="2026-09-24T08:34:00Z" w16du:dateUtc="2026-09-24T02:49:00Z">
            <w:r w:rsidRPr="00022DEA">
              <w:rPr>
                <w:rFonts w:ascii="Times New Roman" w:hAnsi="Times New Roman" w:cs="Times New Roman"/>
                <w:rPrChange w:id="41" w:author="Arun Rai" w:date="2026-10-11T16:04:00Z" w16du:dateUtc="2026-10-11T10:19:00Z">
                  <w:rPr/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rPrChange w:id="42" w:author="Arun Rai" w:date="2026-10-11T16:04:00Z" w16du:dateUtc="2026-10-11T10:19:00Z">
                  <w:rPr/>
                </w:rPrChange>
              </w:rPr>
              <w:instrText xml:space="preserve"> TOC \o "1-3" \h \z \u </w:instrText>
            </w:r>
            <w:r w:rsidRPr="00022DEA">
              <w:rPr>
                <w:rFonts w:ascii="Times New Roman" w:hAnsi="Times New Roman" w:cs="Times New Roman"/>
                <w:rPrChange w:id="43" w:author="Arun Rai" w:date="2026-10-11T16:04:00Z" w16du:dateUtc="2026-10-11T10:19:00Z">
                  <w:rPr>
                    <w:b/>
                    <w:bCs/>
                    <w:noProof/>
                  </w:rPr>
                </w:rPrChange>
              </w:rPr>
              <w:fldChar w:fldCharType="separate"/>
            </w:r>
          </w:ins>
          <w:ins w:id="44" w:author="Arun Rai" w:date="2026-10-05T08:10:00Z" w16du:dateUtc="2026-10-05T02:25:00Z">
            <w:r w:rsidR="00B81EB0" w:rsidRPr="00022DEA">
              <w:rPr>
                <w:rStyle w:val="Hyperlink"/>
                <w:rFonts w:ascii="Times New Roman" w:hAnsi="Times New Roman" w:cs="Times New Roman"/>
                <w:noProof/>
                <w:rPrChange w:id="4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="00B81EB0" w:rsidRPr="00022DEA">
              <w:rPr>
                <w:rStyle w:val="Hyperlink"/>
                <w:rFonts w:ascii="Times New Roman" w:hAnsi="Times New Roman" w:cs="Times New Roman"/>
                <w:noProof/>
                <w:rPrChange w:id="4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="00B81EB0" w:rsidRPr="00022DEA">
              <w:rPr>
                <w:rFonts w:ascii="Times New Roman" w:hAnsi="Times New Roman" w:cs="Times New Roman"/>
                <w:noProof/>
                <w:rPrChange w:id="4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"_Toc242080246"</w:instrText>
            </w:r>
            <w:r w:rsidR="00B81EB0" w:rsidRPr="00022DEA">
              <w:rPr>
                <w:rStyle w:val="Hyperlink"/>
                <w:rFonts w:ascii="Times New Roman" w:hAnsi="Times New Roman" w:cs="Times New Roman"/>
                <w:noProof/>
                <w:rPrChange w:id="4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="00B81EB0"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="00B81EB0" w:rsidRPr="00022DEA">
              <w:rPr>
                <w:rStyle w:val="Hyperlink"/>
                <w:rFonts w:ascii="Times New Roman" w:hAnsi="Times New Roman" w:cs="Times New Roman"/>
                <w:noProof/>
                <w:rPrChange w:id="4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="00B81EB0" w:rsidRPr="00022DEA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B81EB0"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5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="00B81EB0" w:rsidRPr="00022DEA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B81EB0" w:rsidRPr="00022DEA">
              <w:rPr>
                <w:rFonts w:ascii="Times New Roman" w:hAnsi="Times New Roman" w:cs="Times New Roman"/>
                <w:noProof/>
                <w:webHidden/>
                <w:rPrChange w:id="5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="00B81EB0" w:rsidRPr="00022DEA">
              <w:rPr>
                <w:rFonts w:ascii="Times New Roman" w:hAnsi="Times New Roman" w:cs="Times New Roman"/>
                <w:noProof/>
                <w:webHidden/>
                <w:rPrChange w:id="5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="00B81EB0" w:rsidRPr="00022DEA">
              <w:rPr>
                <w:rFonts w:ascii="Times New Roman" w:hAnsi="Times New Roman" w:cs="Times New Roman"/>
                <w:noProof/>
                <w:webHidden/>
                <w:rPrChange w:id="5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_Toc242080246 \h </w:instrText>
            </w:r>
          </w:ins>
          <w:r w:rsidR="00B81EB0" w:rsidRPr="00E004D3">
            <w:rPr>
              <w:rFonts w:ascii="Times New Roman" w:hAnsi="Times New Roman" w:cs="Times New Roman"/>
              <w:noProof/>
              <w:webHidden/>
            </w:rPr>
          </w:r>
          <w:ins w:id="54" w:author="Arun Rai" w:date="2026-10-05T08:10:00Z" w16du:dateUtc="2026-10-05T02:25:00Z">
            <w:r w:rsidR="00B81EB0" w:rsidRPr="00022DEA">
              <w:rPr>
                <w:rFonts w:ascii="Times New Roman" w:hAnsi="Times New Roman" w:cs="Times New Roman"/>
                <w:noProof/>
                <w:webHidden/>
                <w:rPrChange w:id="5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56" w:author="Arun Rai" w:date="2026-10-11T16:04:00Z" w16du:dateUtc="2026-10-11T10:19:00Z">
                <w:rPr>
                  <w:noProof/>
                  <w:webHidden/>
                </w:rPr>
              </w:rPrChange>
            </w:rPr>
            <w:t>3</w:t>
          </w:r>
          <w:ins w:id="57" w:author="Arun Rai" w:date="2026-10-05T08:10:00Z" w16du:dateUtc="2026-10-05T02:25:00Z">
            <w:r w:rsidR="00B81EB0" w:rsidRPr="00022DEA">
              <w:rPr>
                <w:rFonts w:ascii="Times New Roman" w:hAnsi="Times New Roman" w:cs="Times New Roman"/>
                <w:noProof/>
                <w:webHidden/>
                <w:rPrChange w:id="5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="00B81EB0" w:rsidRPr="00022DEA">
              <w:rPr>
                <w:rStyle w:val="Hyperlink"/>
                <w:rFonts w:ascii="Times New Roman" w:hAnsi="Times New Roman" w:cs="Times New Roman"/>
                <w:noProof/>
                <w:rPrChange w:id="5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ADBF195" w14:textId="0FE01FB1" w:rsidR="00B81EB0" w:rsidRPr="00022DEA" w:rsidRDefault="00B81EB0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ins w:id="60" w:author="Arun Rai" w:date="2026-10-05T08:10:00Z" w16du:dateUtc="2026-10-05T02:25:00Z"/>
              <w:rFonts w:ascii="Times New Roman" w:eastAsiaTheme="minorEastAsia" w:hAnsi="Times New Roman" w:cs="Times New Roman"/>
              <w:noProof/>
              <w:lang w:eastAsia="en-GB"/>
              <w:rPrChange w:id="61" w:author="Arun Rai" w:date="2026-10-11T16:04:00Z" w16du:dateUtc="2026-10-11T10:19:00Z">
                <w:rPr>
                  <w:ins w:id="62" w:author="Arun Rai" w:date="2026-10-05T08:10:00Z" w16du:dateUtc="2026-10-05T02:25:00Z"/>
                  <w:rFonts w:eastAsiaTheme="minorEastAsia"/>
                  <w:noProof/>
                  <w:lang w:eastAsia="en-GB"/>
                </w:rPr>
              </w:rPrChange>
            </w:rPr>
            <w:pPrChange w:id="63" w:author="Arun Rai" w:date="2026-10-11T16:03:00Z" w16du:dateUtc="2026-10-11T10:18:00Z">
              <w:pPr>
                <w:pStyle w:val="TOC1"/>
                <w:tabs>
                  <w:tab w:val="left" w:pos="480"/>
                  <w:tab w:val="right" w:leader="dot" w:pos="9016"/>
                </w:tabs>
              </w:pPr>
            </w:pPrChange>
          </w:pPr>
          <w:ins w:id="64" w:author="Arun Rai" w:date="2026-10-05T08:10:00Z" w16du:dateUtc="2026-10-05T02:25:00Z">
            <w:r w:rsidRPr="00022DEA">
              <w:rPr>
                <w:rStyle w:val="Hyperlink"/>
                <w:rFonts w:ascii="Times New Roman" w:hAnsi="Times New Roman" w:cs="Times New Roman"/>
                <w:noProof/>
                <w:rPrChange w:id="6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6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22DEA">
              <w:rPr>
                <w:rFonts w:ascii="Times New Roman" w:hAnsi="Times New Roman" w:cs="Times New Roman"/>
                <w:noProof/>
                <w:rPrChange w:id="6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"_Toc242080247"</w:instrText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6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6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7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Context and description</w:t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7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7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7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_Toc242080247 \h </w:instrText>
            </w:r>
          </w:ins>
          <w:r w:rsidRPr="00E004D3">
            <w:rPr>
              <w:rFonts w:ascii="Times New Roman" w:hAnsi="Times New Roman" w:cs="Times New Roman"/>
              <w:noProof/>
              <w:webHidden/>
            </w:rPr>
          </w:r>
          <w:ins w:id="74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7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76" w:author="Arun Rai" w:date="2026-10-11T16:04:00Z" w16du:dateUtc="2026-10-11T10:19:00Z">
                <w:rPr>
                  <w:noProof/>
                  <w:webHidden/>
                </w:rPr>
              </w:rPrChange>
            </w:rPr>
            <w:t>4</w:t>
          </w:r>
          <w:ins w:id="77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7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7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22CFA40B" w14:textId="5BAFD976" w:rsidR="00B81EB0" w:rsidRPr="00022DEA" w:rsidRDefault="00B81EB0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ins w:id="80" w:author="Arun Rai" w:date="2026-10-05T08:10:00Z" w16du:dateUtc="2026-10-05T02:25:00Z"/>
              <w:rFonts w:ascii="Times New Roman" w:eastAsiaTheme="minorEastAsia" w:hAnsi="Times New Roman" w:cs="Times New Roman"/>
              <w:noProof/>
              <w:lang w:eastAsia="en-GB"/>
              <w:rPrChange w:id="81" w:author="Arun Rai" w:date="2026-10-11T16:04:00Z" w16du:dateUtc="2026-10-11T10:19:00Z">
                <w:rPr>
                  <w:ins w:id="82" w:author="Arun Rai" w:date="2026-10-05T08:10:00Z" w16du:dateUtc="2026-10-05T02:25:00Z"/>
                  <w:rFonts w:eastAsiaTheme="minorEastAsia"/>
                  <w:noProof/>
                  <w:lang w:eastAsia="en-GB"/>
                </w:rPr>
              </w:rPrChange>
            </w:rPr>
            <w:pPrChange w:id="83" w:author="Arun Rai" w:date="2026-10-11T16:03:00Z" w16du:dateUtc="2026-10-11T10:18:00Z">
              <w:pPr>
                <w:pStyle w:val="TOC1"/>
                <w:tabs>
                  <w:tab w:val="left" w:pos="480"/>
                  <w:tab w:val="right" w:leader="dot" w:pos="9016"/>
                </w:tabs>
              </w:pPr>
            </w:pPrChange>
          </w:pPr>
          <w:ins w:id="84" w:author="Arun Rai" w:date="2026-10-05T08:10:00Z" w16du:dateUtc="2026-10-05T02:25:00Z">
            <w:r w:rsidRPr="00022DEA">
              <w:rPr>
                <w:rStyle w:val="Hyperlink"/>
                <w:rFonts w:ascii="Times New Roman" w:hAnsi="Times New Roman" w:cs="Times New Roman"/>
                <w:noProof/>
                <w:rPrChange w:id="8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8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22DEA">
              <w:rPr>
                <w:rFonts w:ascii="Times New Roman" w:hAnsi="Times New Roman" w:cs="Times New Roman"/>
                <w:noProof/>
                <w:rPrChange w:id="8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"_Toc242080248"</w:instrText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8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8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9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Reflection on the experience</w:t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9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9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9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_Toc242080248 \h </w:instrText>
            </w:r>
          </w:ins>
          <w:r w:rsidRPr="00E004D3">
            <w:rPr>
              <w:rFonts w:ascii="Times New Roman" w:hAnsi="Times New Roman" w:cs="Times New Roman"/>
              <w:noProof/>
              <w:webHidden/>
            </w:rPr>
          </w:r>
          <w:ins w:id="94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9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96" w:author="Arun Rai" w:date="2026-10-11T16:04:00Z" w16du:dateUtc="2026-10-11T10:19:00Z">
                <w:rPr>
                  <w:noProof/>
                  <w:webHidden/>
                </w:rPr>
              </w:rPrChange>
            </w:rPr>
            <w:t>5</w:t>
          </w:r>
          <w:ins w:id="97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9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9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12D4F558" w14:textId="366AA6C5" w:rsidR="00B81EB0" w:rsidRPr="00022DEA" w:rsidRDefault="00B81EB0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ins w:id="100" w:author="Arun Rai" w:date="2026-10-05T08:10:00Z" w16du:dateUtc="2026-10-05T02:25:00Z"/>
              <w:rFonts w:ascii="Times New Roman" w:eastAsiaTheme="minorEastAsia" w:hAnsi="Times New Roman" w:cs="Times New Roman"/>
              <w:noProof/>
              <w:lang w:eastAsia="en-GB"/>
              <w:rPrChange w:id="101" w:author="Arun Rai" w:date="2026-10-11T16:04:00Z" w16du:dateUtc="2026-10-11T10:19:00Z">
                <w:rPr>
                  <w:ins w:id="102" w:author="Arun Rai" w:date="2026-10-05T08:10:00Z" w16du:dateUtc="2026-10-05T02:25:00Z"/>
                  <w:rFonts w:eastAsiaTheme="minorEastAsia"/>
                  <w:noProof/>
                  <w:lang w:eastAsia="en-GB"/>
                </w:rPr>
              </w:rPrChange>
            </w:rPr>
            <w:pPrChange w:id="103" w:author="Arun Rai" w:date="2026-10-11T16:03:00Z" w16du:dateUtc="2026-10-11T10:18:00Z">
              <w:pPr>
                <w:pStyle w:val="TOC1"/>
                <w:tabs>
                  <w:tab w:val="left" w:pos="480"/>
                  <w:tab w:val="right" w:leader="dot" w:pos="9016"/>
                </w:tabs>
              </w:pPr>
            </w:pPrChange>
          </w:pPr>
          <w:ins w:id="104" w:author="Arun Rai" w:date="2026-10-05T08:10:00Z" w16du:dateUtc="2026-10-05T02:25:00Z">
            <w:r w:rsidRPr="00022DEA">
              <w:rPr>
                <w:rStyle w:val="Hyperlink"/>
                <w:rFonts w:ascii="Times New Roman" w:hAnsi="Times New Roman" w:cs="Times New Roman"/>
                <w:noProof/>
                <w:rPrChange w:id="10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0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22DEA">
              <w:rPr>
                <w:rFonts w:ascii="Times New Roman" w:hAnsi="Times New Roman" w:cs="Times New Roman"/>
                <w:noProof/>
                <w:rPrChange w:id="10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"_Toc242080249"</w:instrText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0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0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11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Cretical analysis</w:t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1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1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1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_Toc242080249 \h </w:instrText>
            </w:r>
          </w:ins>
          <w:r w:rsidRPr="00E004D3">
            <w:rPr>
              <w:rFonts w:ascii="Times New Roman" w:hAnsi="Times New Roman" w:cs="Times New Roman"/>
              <w:noProof/>
              <w:webHidden/>
            </w:rPr>
          </w:r>
          <w:ins w:id="114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11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116" w:author="Arun Rai" w:date="2026-10-11T16:04:00Z" w16du:dateUtc="2026-10-11T10:19:00Z">
                <w:rPr>
                  <w:noProof/>
                  <w:webHidden/>
                </w:rPr>
              </w:rPrChange>
            </w:rPr>
            <w:t>6</w:t>
          </w:r>
          <w:ins w:id="117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11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1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0ED4DF0E" w14:textId="11F116F5" w:rsidR="00B81EB0" w:rsidRPr="00022DEA" w:rsidRDefault="00B81EB0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ins w:id="120" w:author="Arun Rai" w:date="2026-10-05T08:10:00Z" w16du:dateUtc="2026-10-05T02:25:00Z"/>
              <w:rFonts w:ascii="Times New Roman" w:eastAsiaTheme="minorEastAsia" w:hAnsi="Times New Roman" w:cs="Times New Roman"/>
              <w:noProof/>
              <w:lang w:eastAsia="en-GB"/>
              <w:rPrChange w:id="121" w:author="Arun Rai" w:date="2026-10-11T16:04:00Z" w16du:dateUtc="2026-10-11T10:19:00Z">
                <w:rPr>
                  <w:ins w:id="122" w:author="Arun Rai" w:date="2026-10-05T08:10:00Z" w16du:dateUtc="2026-10-05T02:25:00Z"/>
                  <w:rFonts w:eastAsiaTheme="minorEastAsia"/>
                  <w:noProof/>
                  <w:lang w:eastAsia="en-GB"/>
                </w:rPr>
              </w:rPrChange>
            </w:rPr>
            <w:pPrChange w:id="123" w:author="Arun Rai" w:date="2026-10-11T16:03:00Z" w16du:dateUtc="2026-10-11T10:18:00Z">
              <w:pPr>
                <w:pStyle w:val="TOC1"/>
                <w:tabs>
                  <w:tab w:val="left" w:pos="480"/>
                  <w:tab w:val="right" w:leader="dot" w:pos="9016"/>
                </w:tabs>
              </w:pPr>
            </w:pPrChange>
          </w:pPr>
          <w:ins w:id="124" w:author="Arun Rai" w:date="2026-10-05T08:10:00Z" w16du:dateUtc="2026-10-05T02:25:00Z">
            <w:r w:rsidRPr="00022DEA">
              <w:rPr>
                <w:rStyle w:val="Hyperlink"/>
                <w:rFonts w:ascii="Times New Roman" w:hAnsi="Times New Roman" w:cs="Times New Roman"/>
                <w:noProof/>
                <w:rPrChange w:id="12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2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22DEA">
              <w:rPr>
                <w:rFonts w:ascii="Times New Roman" w:hAnsi="Times New Roman" w:cs="Times New Roman"/>
                <w:noProof/>
                <w:rPrChange w:id="12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"_Toc242080250"</w:instrText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2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2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13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Learning and development</w:t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3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3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3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_Toc242080250 \h </w:instrText>
            </w:r>
          </w:ins>
          <w:r w:rsidRPr="00E004D3">
            <w:rPr>
              <w:rFonts w:ascii="Times New Roman" w:hAnsi="Times New Roman" w:cs="Times New Roman"/>
              <w:noProof/>
              <w:webHidden/>
            </w:rPr>
          </w:r>
          <w:ins w:id="134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13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136" w:author="Arun Rai" w:date="2026-10-11T16:04:00Z" w16du:dateUtc="2026-10-11T10:19:00Z">
                <w:rPr>
                  <w:noProof/>
                  <w:webHidden/>
                </w:rPr>
              </w:rPrChange>
            </w:rPr>
            <w:t>7</w:t>
          </w:r>
          <w:ins w:id="137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13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3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177DC466" w14:textId="533F5B59" w:rsidR="00B81EB0" w:rsidRPr="00022DEA" w:rsidRDefault="00B81EB0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ins w:id="140" w:author="Arun Rai" w:date="2026-10-05T08:10:00Z" w16du:dateUtc="2026-10-05T02:25:00Z"/>
              <w:rFonts w:ascii="Times New Roman" w:eastAsiaTheme="minorEastAsia" w:hAnsi="Times New Roman" w:cs="Times New Roman"/>
              <w:noProof/>
              <w:lang w:eastAsia="en-GB"/>
              <w:rPrChange w:id="141" w:author="Arun Rai" w:date="2026-10-11T16:04:00Z" w16du:dateUtc="2026-10-11T10:19:00Z">
                <w:rPr>
                  <w:ins w:id="142" w:author="Arun Rai" w:date="2026-10-05T08:10:00Z" w16du:dateUtc="2026-10-05T02:25:00Z"/>
                  <w:rFonts w:eastAsiaTheme="minorEastAsia"/>
                  <w:noProof/>
                  <w:lang w:eastAsia="en-GB"/>
                </w:rPr>
              </w:rPrChange>
            </w:rPr>
            <w:pPrChange w:id="143" w:author="Arun Rai" w:date="2026-10-11T16:03:00Z" w16du:dateUtc="2026-10-11T10:18:00Z">
              <w:pPr>
                <w:pStyle w:val="TOC1"/>
                <w:tabs>
                  <w:tab w:val="left" w:pos="480"/>
                  <w:tab w:val="right" w:leader="dot" w:pos="9016"/>
                </w:tabs>
              </w:pPr>
            </w:pPrChange>
          </w:pPr>
          <w:ins w:id="144" w:author="Arun Rai" w:date="2026-10-05T08:10:00Z" w16du:dateUtc="2026-10-05T02:25:00Z">
            <w:r w:rsidRPr="00022DEA">
              <w:rPr>
                <w:rStyle w:val="Hyperlink"/>
                <w:rFonts w:ascii="Times New Roman" w:hAnsi="Times New Roman" w:cs="Times New Roman"/>
                <w:noProof/>
                <w:rPrChange w:id="14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4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22DEA">
              <w:rPr>
                <w:rFonts w:ascii="Times New Roman" w:hAnsi="Times New Roman" w:cs="Times New Roman"/>
                <w:noProof/>
                <w:rPrChange w:id="14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"_Toc242080251"</w:instrText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4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4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15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Action plan</w:t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5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5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5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_Toc242080251 \h </w:instrText>
            </w:r>
          </w:ins>
          <w:r w:rsidRPr="00E004D3">
            <w:rPr>
              <w:rFonts w:ascii="Times New Roman" w:hAnsi="Times New Roman" w:cs="Times New Roman"/>
              <w:noProof/>
              <w:webHidden/>
            </w:rPr>
          </w:r>
          <w:ins w:id="154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15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156" w:author="Arun Rai" w:date="2026-10-11T16:04:00Z" w16du:dateUtc="2026-10-11T10:19:00Z">
                <w:rPr>
                  <w:noProof/>
                  <w:webHidden/>
                </w:rPr>
              </w:rPrChange>
            </w:rPr>
            <w:t>8</w:t>
          </w:r>
          <w:ins w:id="157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15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5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4EE44C41" w14:textId="621F6490" w:rsidR="00B81EB0" w:rsidRPr="00022DEA" w:rsidRDefault="00B81EB0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ins w:id="160" w:author="Arun Rai" w:date="2026-10-05T08:10:00Z" w16du:dateUtc="2026-10-05T02:25:00Z"/>
              <w:rFonts w:ascii="Times New Roman" w:eastAsiaTheme="minorEastAsia" w:hAnsi="Times New Roman" w:cs="Times New Roman"/>
              <w:noProof/>
              <w:lang w:eastAsia="en-GB"/>
              <w:rPrChange w:id="161" w:author="Arun Rai" w:date="2026-10-11T16:04:00Z" w16du:dateUtc="2026-10-11T10:19:00Z">
                <w:rPr>
                  <w:ins w:id="162" w:author="Arun Rai" w:date="2026-10-05T08:10:00Z" w16du:dateUtc="2026-10-05T02:25:00Z"/>
                  <w:rFonts w:eastAsiaTheme="minorEastAsia"/>
                  <w:noProof/>
                  <w:lang w:eastAsia="en-GB"/>
                </w:rPr>
              </w:rPrChange>
            </w:rPr>
            <w:pPrChange w:id="163" w:author="Arun Rai" w:date="2026-10-11T16:03:00Z" w16du:dateUtc="2026-10-11T10:18:00Z">
              <w:pPr>
                <w:pStyle w:val="TOC1"/>
                <w:tabs>
                  <w:tab w:val="left" w:pos="480"/>
                  <w:tab w:val="right" w:leader="dot" w:pos="9016"/>
                </w:tabs>
              </w:pPr>
            </w:pPrChange>
          </w:pPr>
          <w:ins w:id="164" w:author="Arun Rai" w:date="2026-10-05T08:10:00Z" w16du:dateUtc="2026-10-05T02:25:00Z">
            <w:r w:rsidRPr="00022DEA">
              <w:rPr>
                <w:rStyle w:val="Hyperlink"/>
                <w:rFonts w:ascii="Times New Roman" w:hAnsi="Times New Roman" w:cs="Times New Roman"/>
                <w:noProof/>
                <w:rPrChange w:id="16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6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22DEA">
              <w:rPr>
                <w:rFonts w:ascii="Times New Roman" w:hAnsi="Times New Roman" w:cs="Times New Roman"/>
                <w:noProof/>
                <w:rPrChange w:id="16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"_Toc242080252"</w:instrText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6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6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17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Structure of final thesis</w:t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7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7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7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_Toc242080252 \h </w:instrText>
            </w:r>
          </w:ins>
          <w:r w:rsidRPr="00E004D3">
            <w:rPr>
              <w:rFonts w:ascii="Times New Roman" w:hAnsi="Times New Roman" w:cs="Times New Roman"/>
              <w:noProof/>
              <w:webHidden/>
            </w:rPr>
          </w:r>
          <w:ins w:id="174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17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176" w:author="Arun Rai" w:date="2026-10-11T16:04:00Z" w16du:dateUtc="2026-10-11T10:19:00Z">
                <w:rPr>
                  <w:noProof/>
                  <w:webHidden/>
                </w:rPr>
              </w:rPrChange>
            </w:rPr>
            <w:t>9</w:t>
          </w:r>
          <w:ins w:id="177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17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7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274E333B" w14:textId="6A55F651" w:rsidR="00B81EB0" w:rsidRPr="00022DEA" w:rsidRDefault="00B81EB0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ins w:id="180" w:author="Arun Rai" w:date="2026-10-05T08:10:00Z" w16du:dateUtc="2026-10-05T02:25:00Z"/>
              <w:rFonts w:ascii="Times New Roman" w:eastAsiaTheme="minorEastAsia" w:hAnsi="Times New Roman" w:cs="Times New Roman"/>
              <w:noProof/>
              <w:lang w:eastAsia="en-GB"/>
              <w:rPrChange w:id="181" w:author="Arun Rai" w:date="2026-10-11T16:04:00Z" w16du:dateUtc="2026-10-11T10:19:00Z">
                <w:rPr>
                  <w:ins w:id="182" w:author="Arun Rai" w:date="2026-10-05T08:10:00Z" w16du:dateUtc="2026-10-05T02:25:00Z"/>
                  <w:rFonts w:eastAsiaTheme="minorEastAsia"/>
                  <w:noProof/>
                  <w:lang w:eastAsia="en-GB"/>
                </w:rPr>
              </w:rPrChange>
            </w:rPr>
            <w:pPrChange w:id="183" w:author="Arun Rai" w:date="2026-10-11T16:03:00Z" w16du:dateUtc="2026-10-11T10:18:00Z">
              <w:pPr>
                <w:pStyle w:val="TOC1"/>
                <w:tabs>
                  <w:tab w:val="left" w:pos="480"/>
                  <w:tab w:val="right" w:leader="dot" w:pos="9016"/>
                </w:tabs>
              </w:pPr>
            </w:pPrChange>
          </w:pPr>
          <w:ins w:id="184" w:author="Arun Rai" w:date="2026-10-05T08:10:00Z" w16du:dateUtc="2026-10-05T02:25:00Z">
            <w:r w:rsidRPr="00022DEA">
              <w:rPr>
                <w:rStyle w:val="Hyperlink"/>
                <w:rFonts w:ascii="Times New Roman" w:hAnsi="Times New Roman" w:cs="Times New Roman"/>
                <w:noProof/>
                <w:rPrChange w:id="18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8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22DEA">
              <w:rPr>
                <w:rFonts w:ascii="Times New Roman" w:hAnsi="Times New Roman" w:cs="Times New Roman"/>
                <w:noProof/>
                <w:rPrChange w:id="18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"_Toc242080253"</w:instrText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8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8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19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Conclusion</w:t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9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9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19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_Toc242080253 \h </w:instrText>
            </w:r>
          </w:ins>
          <w:r w:rsidRPr="00E004D3">
            <w:rPr>
              <w:rFonts w:ascii="Times New Roman" w:hAnsi="Times New Roman" w:cs="Times New Roman"/>
              <w:noProof/>
              <w:webHidden/>
            </w:rPr>
          </w:r>
          <w:ins w:id="194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19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196" w:author="Arun Rai" w:date="2026-10-11T16:04:00Z" w16du:dateUtc="2026-10-11T10:19:00Z">
                <w:rPr>
                  <w:noProof/>
                  <w:webHidden/>
                </w:rPr>
              </w:rPrChange>
            </w:rPr>
            <w:t>10</w:t>
          </w:r>
          <w:ins w:id="197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19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19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7E101B32" w14:textId="27D7C5BD" w:rsidR="00B81EB0" w:rsidRPr="00022DEA" w:rsidRDefault="00B81EB0">
          <w:pPr>
            <w:pStyle w:val="TOC1"/>
            <w:tabs>
              <w:tab w:val="left" w:pos="480"/>
              <w:tab w:val="right" w:leader="dot" w:pos="9016"/>
            </w:tabs>
            <w:jc w:val="both"/>
            <w:rPr>
              <w:ins w:id="200" w:author="Arun Rai" w:date="2026-10-05T08:10:00Z" w16du:dateUtc="2026-10-05T02:25:00Z"/>
              <w:rFonts w:ascii="Times New Roman" w:eastAsiaTheme="minorEastAsia" w:hAnsi="Times New Roman" w:cs="Times New Roman"/>
              <w:noProof/>
              <w:lang w:eastAsia="en-GB"/>
              <w:rPrChange w:id="201" w:author="Arun Rai" w:date="2026-10-11T16:04:00Z" w16du:dateUtc="2026-10-11T10:19:00Z">
                <w:rPr>
                  <w:ins w:id="202" w:author="Arun Rai" w:date="2026-10-05T08:10:00Z" w16du:dateUtc="2026-10-05T02:25:00Z"/>
                  <w:rFonts w:eastAsiaTheme="minorEastAsia"/>
                  <w:noProof/>
                  <w:lang w:eastAsia="en-GB"/>
                </w:rPr>
              </w:rPrChange>
            </w:rPr>
            <w:pPrChange w:id="203" w:author="Arun Rai" w:date="2026-10-11T16:03:00Z" w16du:dateUtc="2026-10-11T10:18:00Z">
              <w:pPr>
                <w:pStyle w:val="TOC1"/>
                <w:tabs>
                  <w:tab w:val="left" w:pos="480"/>
                  <w:tab w:val="right" w:leader="dot" w:pos="9016"/>
                </w:tabs>
              </w:pPr>
            </w:pPrChange>
          </w:pPr>
          <w:ins w:id="204" w:author="Arun Rai" w:date="2026-10-05T08:10:00Z" w16du:dateUtc="2026-10-05T02:25:00Z">
            <w:r w:rsidRPr="00022DEA">
              <w:rPr>
                <w:rStyle w:val="Hyperlink"/>
                <w:rFonts w:ascii="Times New Roman" w:hAnsi="Times New Roman" w:cs="Times New Roman"/>
                <w:noProof/>
                <w:rPrChange w:id="20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0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22DEA">
              <w:rPr>
                <w:rFonts w:ascii="Times New Roman" w:hAnsi="Times New Roman" w:cs="Times New Roman"/>
                <w:noProof/>
                <w:rPrChange w:id="20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"_Toc242080254"</w:instrText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0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0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21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21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21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21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_Toc242080254 \h </w:instrText>
            </w:r>
          </w:ins>
          <w:r w:rsidRPr="00E004D3">
            <w:rPr>
              <w:rFonts w:ascii="Times New Roman" w:hAnsi="Times New Roman" w:cs="Times New Roman"/>
              <w:noProof/>
              <w:webHidden/>
            </w:rPr>
          </w:r>
          <w:ins w:id="214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21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216" w:author="Arun Rai" w:date="2026-10-11T16:04:00Z" w16du:dateUtc="2026-10-11T10:19:00Z">
                <w:rPr>
                  <w:noProof/>
                  <w:webHidden/>
                </w:rPr>
              </w:rPrChange>
            </w:rPr>
            <w:t>11</w:t>
          </w:r>
          <w:ins w:id="217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21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1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4AF05948" w14:textId="218F562E" w:rsidR="00B81EB0" w:rsidRPr="00022DEA" w:rsidRDefault="00B81EB0">
          <w:pPr>
            <w:pStyle w:val="TOC1"/>
            <w:tabs>
              <w:tab w:val="left" w:pos="720"/>
              <w:tab w:val="right" w:leader="dot" w:pos="9016"/>
            </w:tabs>
            <w:jc w:val="both"/>
            <w:rPr>
              <w:ins w:id="220" w:author="Arun Rai" w:date="2026-10-05T08:10:00Z" w16du:dateUtc="2026-10-05T02:25:00Z"/>
              <w:rFonts w:ascii="Times New Roman" w:eastAsiaTheme="minorEastAsia" w:hAnsi="Times New Roman" w:cs="Times New Roman"/>
              <w:noProof/>
              <w:lang w:eastAsia="en-GB"/>
              <w:rPrChange w:id="221" w:author="Arun Rai" w:date="2026-10-11T16:04:00Z" w16du:dateUtc="2026-10-11T10:19:00Z">
                <w:rPr>
                  <w:ins w:id="222" w:author="Arun Rai" w:date="2026-10-05T08:10:00Z" w16du:dateUtc="2026-10-05T02:25:00Z"/>
                  <w:rFonts w:eastAsiaTheme="minorEastAsia"/>
                  <w:noProof/>
                  <w:lang w:eastAsia="en-GB"/>
                </w:rPr>
              </w:rPrChange>
            </w:rPr>
            <w:pPrChange w:id="223" w:author="Arun Rai" w:date="2026-10-11T16:03:00Z" w16du:dateUtc="2026-10-11T10:18:00Z">
              <w:pPr>
                <w:pStyle w:val="TOC1"/>
                <w:tabs>
                  <w:tab w:val="left" w:pos="720"/>
                  <w:tab w:val="right" w:leader="dot" w:pos="9016"/>
                </w:tabs>
              </w:pPr>
            </w:pPrChange>
          </w:pPr>
          <w:ins w:id="224" w:author="Arun Rai" w:date="2026-10-05T08:10:00Z" w16du:dateUtc="2026-10-05T02:25:00Z">
            <w:r w:rsidRPr="00022DEA">
              <w:rPr>
                <w:rStyle w:val="Hyperlink"/>
                <w:rFonts w:ascii="Times New Roman" w:hAnsi="Times New Roman" w:cs="Times New Roman"/>
                <w:noProof/>
                <w:rPrChange w:id="22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2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22DEA">
              <w:rPr>
                <w:rFonts w:ascii="Times New Roman" w:hAnsi="Times New Roman" w:cs="Times New Roman"/>
                <w:noProof/>
                <w:rPrChange w:id="22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"_Toc242080255"</w:instrText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2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2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10.</w:t>
            </w:r>
            <w:r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23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Appendices</w:t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23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23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23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_Toc242080255 \h </w:instrText>
            </w:r>
          </w:ins>
          <w:r w:rsidRPr="00E004D3">
            <w:rPr>
              <w:rFonts w:ascii="Times New Roman" w:hAnsi="Times New Roman" w:cs="Times New Roman"/>
              <w:noProof/>
              <w:webHidden/>
            </w:rPr>
          </w:r>
          <w:ins w:id="234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23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236" w:author="Arun Rai" w:date="2026-10-11T16:04:00Z" w16du:dateUtc="2026-10-11T10:19:00Z">
                <w:rPr>
                  <w:noProof/>
                  <w:webHidden/>
                </w:rPr>
              </w:rPrChange>
            </w:rPr>
            <w:t>12</w:t>
          </w:r>
          <w:ins w:id="237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23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3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32EC3625" w14:textId="31ECE88A" w:rsidR="00463124" w:rsidRPr="00022DEA" w:rsidDel="0000368F" w:rsidRDefault="00B81EB0">
          <w:pPr>
            <w:pStyle w:val="TOC1"/>
            <w:tabs>
              <w:tab w:val="left" w:pos="720"/>
              <w:tab w:val="right" w:leader="dot" w:pos="9016"/>
            </w:tabs>
            <w:jc w:val="both"/>
            <w:rPr>
              <w:del w:id="240" w:author="Arun Rai" w:date="2026-09-24T14:52:00Z" w16du:dateUtc="2026-09-24T09:07:00Z"/>
              <w:rFonts w:ascii="Times New Roman" w:eastAsiaTheme="minorEastAsia" w:hAnsi="Times New Roman" w:cs="Times New Roman"/>
              <w:noProof/>
              <w:lang w:eastAsia="en-GB"/>
              <w:rPrChange w:id="241" w:author="Arun Rai" w:date="2026-10-11T16:04:00Z" w16du:dateUtc="2026-10-11T10:19:00Z">
                <w:rPr>
                  <w:del w:id="242" w:author="Arun Rai" w:date="2026-09-24T14:52:00Z" w16du:dateUtc="2026-09-24T09:07:00Z"/>
                  <w:noProof/>
                </w:rPr>
              </w:rPrChange>
            </w:rPr>
            <w:pPrChange w:id="243" w:author="Arun Rai" w:date="2026-10-11T16:03:00Z" w16du:dateUtc="2026-10-11T10:18:00Z">
              <w:pPr>
                <w:pStyle w:val="TOC1"/>
                <w:tabs>
                  <w:tab w:val="left" w:pos="720"/>
                  <w:tab w:val="right" w:leader="dot" w:pos="9016"/>
                </w:tabs>
              </w:pPr>
            </w:pPrChange>
          </w:pPr>
          <w:ins w:id="244" w:author="Arun Rai" w:date="2026-10-05T08:10:00Z" w16du:dateUtc="2026-10-05T02:25:00Z">
            <w:r w:rsidRPr="00022DEA">
              <w:rPr>
                <w:rStyle w:val="Hyperlink"/>
                <w:rFonts w:ascii="Times New Roman" w:hAnsi="Times New Roman" w:cs="Times New Roman"/>
                <w:noProof/>
                <w:rPrChange w:id="245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begin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46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022DEA">
              <w:rPr>
                <w:rFonts w:ascii="Times New Roman" w:hAnsi="Times New Roman" w:cs="Times New Roman"/>
                <w:noProof/>
                <w:rPrChange w:id="247" w:author="Arun Rai" w:date="2026-10-11T16:04:00Z" w16du:dateUtc="2026-10-11T10:19:00Z">
                  <w:rPr>
                    <w:noProof/>
                  </w:rPr>
                </w:rPrChange>
              </w:rPr>
              <w:instrText>HYPERLINK \l "_Toc242080256"</w:instrText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48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instrText xml:space="preserve"> </w:instrText>
            </w:r>
            <w:r w:rsidRPr="00117625">
              <w:rPr>
                <w:rStyle w:val="Hyperlink"/>
                <w:rFonts w:ascii="Times New Roman" w:hAnsi="Times New Roman" w:cs="Times New Roman"/>
                <w:noProof/>
              </w:rPr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4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separate"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11.</w:t>
            </w:r>
            <w:r w:rsidRPr="00022DEA">
              <w:rPr>
                <w:rFonts w:ascii="Times New Roman" w:eastAsiaTheme="minorEastAsia" w:hAnsi="Times New Roman" w:cs="Times New Roman"/>
                <w:noProof/>
                <w:lang w:eastAsia="en-GB"/>
                <w:rPrChange w:id="250" w:author="Arun Rai" w:date="2026-10-11T16:04:00Z" w16du:dateUtc="2026-10-11T10:19:00Z">
                  <w:rPr>
                    <w:rFonts w:eastAsiaTheme="minorEastAsia"/>
                    <w:noProof/>
                    <w:lang w:eastAsia="en-GB"/>
                  </w:rPr>
                </w:rPrChange>
              </w:rPr>
              <w:tab/>
            </w:r>
            <w:r w:rsidRPr="00022DEA">
              <w:rPr>
                <w:rStyle w:val="Hyperlink"/>
                <w:rFonts w:ascii="Times New Roman" w:hAnsi="Times New Roman" w:cs="Times New Roman"/>
                <w:noProof/>
              </w:rPr>
              <w:t>Thesis Table of Content</w:t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251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tab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252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begin"/>
            </w:r>
            <w:r w:rsidRPr="00022DEA">
              <w:rPr>
                <w:rFonts w:ascii="Times New Roman" w:hAnsi="Times New Roman" w:cs="Times New Roman"/>
                <w:noProof/>
                <w:webHidden/>
                <w:rPrChange w:id="253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instrText xml:space="preserve"> PAGEREF _Toc242080256 \h </w:instrText>
            </w:r>
          </w:ins>
          <w:r w:rsidRPr="00E004D3">
            <w:rPr>
              <w:rFonts w:ascii="Times New Roman" w:hAnsi="Times New Roman" w:cs="Times New Roman"/>
              <w:noProof/>
              <w:webHidden/>
            </w:rPr>
          </w:r>
          <w:ins w:id="254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255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separate"/>
            </w:r>
          </w:ins>
          <w:r w:rsidR="009316AC" w:rsidRPr="00022DEA">
            <w:rPr>
              <w:rFonts w:ascii="Times New Roman" w:hAnsi="Times New Roman" w:cs="Times New Roman"/>
              <w:noProof/>
              <w:webHidden/>
              <w:rPrChange w:id="256" w:author="Arun Rai" w:date="2026-10-11T16:04:00Z" w16du:dateUtc="2026-10-11T10:19:00Z">
                <w:rPr>
                  <w:noProof/>
                  <w:webHidden/>
                </w:rPr>
              </w:rPrChange>
            </w:rPr>
            <w:t>13</w:t>
          </w:r>
          <w:ins w:id="257" w:author="Arun Rai" w:date="2026-10-05T08:10:00Z" w16du:dateUtc="2026-10-05T02:25:00Z">
            <w:r w:rsidRPr="00022DEA">
              <w:rPr>
                <w:rFonts w:ascii="Times New Roman" w:hAnsi="Times New Roman" w:cs="Times New Roman"/>
                <w:noProof/>
                <w:webHidden/>
                <w:rPrChange w:id="258" w:author="Arun Rai" w:date="2026-10-11T16:04:00Z" w16du:dateUtc="2026-10-11T10:19:00Z">
                  <w:rPr>
                    <w:noProof/>
                    <w:webHidden/>
                  </w:rPr>
                </w:rPrChange>
              </w:rPr>
              <w:fldChar w:fldCharType="end"/>
            </w:r>
            <w:r w:rsidRPr="00022DEA">
              <w:rPr>
                <w:rStyle w:val="Hyperlink"/>
                <w:rFonts w:ascii="Times New Roman" w:hAnsi="Times New Roman" w:cs="Times New Roman"/>
                <w:noProof/>
                <w:rPrChange w:id="259" w:author="Arun Rai" w:date="2026-10-11T16:04:00Z" w16du:dateUtc="2026-10-11T10:19:00Z">
                  <w:rPr>
                    <w:rStyle w:val="Hyperlink"/>
                    <w:noProof/>
                  </w:rPr>
                </w:rPrChange>
              </w:rPr>
              <w:fldChar w:fldCharType="end"/>
            </w:r>
          </w:ins>
        </w:p>
        <w:p w14:paraId="439EC25B" w14:textId="78AA776D" w:rsidR="00463124" w:rsidRPr="00022DEA" w:rsidRDefault="00463124">
          <w:pPr>
            <w:jc w:val="both"/>
            <w:rPr>
              <w:ins w:id="260" w:author="Arun Rai" w:date="2026-09-24T08:34:00Z" w16du:dateUtc="2026-09-24T02:49:00Z"/>
              <w:rFonts w:ascii="Times New Roman" w:hAnsi="Times New Roman" w:cs="Times New Roman"/>
              <w:rPrChange w:id="261" w:author="Arun Rai" w:date="2026-10-11T16:04:00Z" w16du:dateUtc="2026-10-11T10:19:00Z">
                <w:rPr>
                  <w:ins w:id="262" w:author="Arun Rai" w:date="2026-09-24T08:34:00Z" w16du:dateUtc="2026-09-24T02:49:00Z"/>
                </w:rPr>
              </w:rPrChange>
            </w:rPr>
            <w:pPrChange w:id="263" w:author="Arun Rai" w:date="2026-10-11T16:03:00Z" w16du:dateUtc="2026-10-11T10:18:00Z">
              <w:pPr/>
            </w:pPrChange>
          </w:pPr>
          <w:ins w:id="264" w:author="Arun Rai" w:date="2026-09-24T08:34:00Z" w16du:dateUtc="2026-09-24T02:49:00Z">
            <w:r w:rsidRPr="00022DEA">
              <w:rPr>
                <w:rFonts w:ascii="Times New Roman" w:hAnsi="Times New Roman" w:cs="Times New Roman"/>
                <w:b/>
                <w:bCs/>
                <w:noProof/>
                <w:rPrChange w:id="265" w:author="Arun Rai" w:date="2026-10-11T16:04:00Z" w16du:dateUtc="2026-10-11T10:19:00Z">
                  <w:rPr>
                    <w:b/>
                    <w:bCs/>
                    <w:noProof/>
                  </w:rPr>
                </w:rPrChange>
              </w:rPr>
              <w:fldChar w:fldCharType="end"/>
            </w:r>
          </w:ins>
        </w:p>
        <w:customXmlInsRangeStart w:id="266" w:author="Arun Rai" w:date="2026-09-24T08:34:00Z"/>
      </w:sdtContent>
    </w:sdt>
    <w:customXmlInsRangeEnd w:id="266"/>
    <w:p w14:paraId="34B03D8C" w14:textId="77777777" w:rsidR="00EF60F2" w:rsidRPr="00022DEA" w:rsidRDefault="00EF60F2" w:rsidP="00022DEA">
      <w:pPr>
        <w:jc w:val="both"/>
        <w:rPr>
          <w:ins w:id="267" w:author="Arun Rai" w:date="2026-09-24T08:31:00Z" w16du:dateUtc="2026-09-24T02:46:00Z"/>
          <w:rFonts w:ascii="Times New Roman" w:hAnsi="Times New Roman" w:cs="Times New Roman"/>
        </w:rPr>
      </w:pPr>
    </w:p>
    <w:p w14:paraId="797257C9" w14:textId="77777777" w:rsidR="00EF60F2" w:rsidRPr="00022DEA" w:rsidRDefault="00EF60F2" w:rsidP="00022DEA">
      <w:pPr>
        <w:jc w:val="both"/>
        <w:rPr>
          <w:ins w:id="268" w:author="Arun Rai" w:date="2026-09-24T08:31:00Z" w16du:dateUtc="2026-09-24T02:46:00Z"/>
          <w:rFonts w:ascii="Times New Roman" w:hAnsi="Times New Roman" w:cs="Times New Roman"/>
        </w:rPr>
      </w:pPr>
    </w:p>
    <w:p w14:paraId="0AB7985C" w14:textId="77777777" w:rsidR="00EF60F2" w:rsidRPr="00022DEA" w:rsidRDefault="00EF60F2" w:rsidP="00022DEA">
      <w:pPr>
        <w:jc w:val="both"/>
        <w:rPr>
          <w:ins w:id="269" w:author="Arun Rai" w:date="2026-09-24T08:31:00Z" w16du:dateUtc="2026-09-24T02:46:00Z"/>
          <w:rFonts w:ascii="Times New Roman" w:hAnsi="Times New Roman" w:cs="Times New Roman"/>
        </w:rPr>
      </w:pPr>
    </w:p>
    <w:p w14:paraId="3F6F4EE8" w14:textId="77777777" w:rsidR="00EF60F2" w:rsidRPr="00022DEA" w:rsidRDefault="00EF60F2" w:rsidP="00022DEA">
      <w:pPr>
        <w:jc w:val="both"/>
        <w:rPr>
          <w:ins w:id="270" w:author="Arun Rai" w:date="2026-09-24T08:31:00Z" w16du:dateUtc="2026-09-24T02:46:00Z"/>
          <w:rFonts w:ascii="Times New Roman" w:hAnsi="Times New Roman" w:cs="Times New Roman"/>
        </w:rPr>
      </w:pPr>
    </w:p>
    <w:p w14:paraId="3C026175" w14:textId="77777777" w:rsidR="00EF60F2" w:rsidRPr="00022DEA" w:rsidRDefault="00EF60F2" w:rsidP="00022DEA">
      <w:pPr>
        <w:jc w:val="both"/>
        <w:rPr>
          <w:ins w:id="271" w:author="Arun Rai" w:date="2026-09-24T08:31:00Z" w16du:dateUtc="2026-09-24T02:46:00Z"/>
          <w:rFonts w:ascii="Times New Roman" w:hAnsi="Times New Roman" w:cs="Times New Roman"/>
        </w:rPr>
      </w:pPr>
    </w:p>
    <w:p w14:paraId="352AF027" w14:textId="77777777" w:rsidR="00EF60F2" w:rsidRPr="00022DEA" w:rsidRDefault="00EF60F2" w:rsidP="00022DEA">
      <w:pPr>
        <w:jc w:val="both"/>
        <w:rPr>
          <w:ins w:id="272" w:author="Arun Rai" w:date="2026-09-24T08:31:00Z" w16du:dateUtc="2026-09-24T02:46:00Z"/>
          <w:rFonts w:ascii="Times New Roman" w:hAnsi="Times New Roman" w:cs="Times New Roman"/>
        </w:rPr>
      </w:pPr>
    </w:p>
    <w:p w14:paraId="36923646" w14:textId="77777777" w:rsidR="00EF60F2" w:rsidRPr="00022DEA" w:rsidRDefault="00EF60F2" w:rsidP="00022DEA">
      <w:pPr>
        <w:jc w:val="both"/>
        <w:rPr>
          <w:ins w:id="273" w:author="Arun Rai" w:date="2026-09-24T08:31:00Z" w16du:dateUtc="2026-09-24T02:46:00Z"/>
          <w:rFonts w:ascii="Times New Roman" w:hAnsi="Times New Roman" w:cs="Times New Roman"/>
        </w:rPr>
      </w:pPr>
    </w:p>
    <w:p w14:paraId="7D03D6CC" w14:textId="77777777" w:rsidR="00EF60F2" w:rsidRPr="00022DEA" w:rsidRDefault="00EF60F2" w:rsidP="00022DEA">
      <w:pPr>
        <w:jc w:val="both"/>
        <w:rPr>
          <w:ins w:id="274" w:author="Arun Rai" w:date="2026-09-24T08:31:00Z" w16du:dateUtc="2026-09-24T02:46:00Z"/>
          <w:rFonts w:ascii="Times New Roman" w:hAnsi="Times New Roman" w:cs="Times New Roman"/>
        </w:rPr>
      </w:pPr>
    </w:p>
    <w:p w14:paraId="17AB4979" w14:textId="77777777" w:rsidR="00EF60F2" w:rsidRPr="00022DEA" w:rsidRDefault="00EF60F2" w:rsidP="00022DEA">
      <w:pPr>
        <w:jc w:val="both"/>
        <w:rPr>
          <w:ins w:id="275" w:author="Arun Rai" w:date="2026-09-24T08:31:00Z" w16du:dateUtc="2026-09-24T02:46:00Z"/>
          <w:rFonts w:ascii="Times New Roman" w:hAnsi="Times New Roman" w:cs="Times New Roman"/>
        </w:rPr>
      </w:pPr>
    </w:p>
    <w:p w14:paraId="09C34C56" w14:textId="77777777" w:rsidR="00EF60F2" w:rsidRPr="00022DEA" w:rsidRDefault="00EF60F2" w:rsidP="00022DEA">
      <w:pPr>
        <w:jc w:val="both"/>
        <w:rPr>
          <w:ins w:id="276" w:author="Arun Rai" w:date="2026-09-24T08:31:00Z" w16du:dateUtc="2026-09-24T02:46:00Z"/>
          <w:rFonts w:ascii="Times New Roman" w:hAnsi="Times New Roman" w:cs="Times New Roman"/>
        </w:rPr>
      </w:pPr>
    </w:p>
    <w:p w14:paraId="4E9D5DD5" w14:textId="77777777" w:rsidR="00EF60F2" w:rsidRPr="00022DEA" w:rsidRDefault="00EF60F2" w:rsidP="00022DEA">
      <w:pPr>
        <w:jc w:val="both"/>
        <w:rPr>
          <w:ins w:id="277" w:author="Arun Rai" w:date="2026-09-24T08:31:00Z" w16du:dateUtc="2026-09-24T02:46:00Z"/>
          <w:rFonts w:ascii="Times New Roman" w:hAnsi="Times New Roman" w:cs="Times New Roman"/>
        </w:rPr>
      </w:pPr>
    </w:p>
    <w:p w14:paraId="6A8E6359" w14:textId="77777777" w:rsidR="00EF60F2" w:rsidRPr="00022DEA" w:rsidRDefault="00EF60F2" w:rsidP="00022DEA">
      <w:pPr>
        <w:jc w:val="both"/>
        <w:rPr>
          <w:ins w:id="278" w:author="Arun Rai" w:date="2026-09-24T08:31:00Z" w16du:dateUtc="2026-09-24T02:46:00Z"/>
          <w:rFonts w:ascii="Times New Roman" w:hAnsi="Times New Roman" w:cs="Times New Roman"/>
        </w:rPr>
      </w:pPr>
    </w:p>
    <w:p w14:paraId="0125C049" w14:textId="77777777" w:rsidR="00EF60F2" w:rsidRPr="00022DEA" w:rsidRDefault="00EF60F2" w:rsidP="00022DEA">
      <w:pPr>
        <w:jc w:val="both"/>
        <w:rPr>
          <w:ins w:id="279" w:author="Arun Rai" w:date="2026-09-24T08:31:00Z" w16du:dateUtc="2026-09-24T02:46:00Z"/>
          <w:rFonts w:ascii="Times New Roman" w:hAnsi="Times New Roman" w:cs="Times New Roman"/>
        </w:rPr>
      </w:pPr>
    </w:p>
    <w:p w14:paraId="77682173" w14:textId="77777777" w:rsidR="00EF60F2" w:rsidRPr="00022DEA" w:rsidRDefault="00EF60F2" w:rsidP="00022DEA">
      <w:pPr>
        <w:jc w:val="both"/>
        <w:rPr>
          <w:ins w:id="280" w:author="Arun Rai" w:date="2026-09-24T08:31:00Z" w16du:dateUtc="2026-09-24T02:46:00Z"/>
          <w:rFonts w:ascii="Times New Roman" w:hAnsi="Times New Roman" w:cs="Times New Roman"/>
        </w:rPr>
      </w:pPr>
    </w:p>
    <w:p w14:paraId="3007EE50" w14:textId="77777777" w:rsidR="00EF60F2" w:rsidRPr="00022DEA" w:rsidRDefault="00EF60F2" w:rsidP="00022DEA">
      <w:pPr>
        <w:jc w:val="both"/>
        <w:rPr>
          <w:ins w:id="281" w:author="Arun Rai" w:date="2026-09-24T08:31:00Z" w16du:dateUtc="2026-09-24T02:46:00Z"/>
          <w:rFonts w:ascii="Times New Roman" w:hAnsi="Times New Roman" w:cs="Times New Roman"/>
        </w:rPr>
      </w:pPr>
    </w:p>
    <w:p w14:paraId="43E9629C" w14:textId="77777777" w:rsidR="00EF60F2" w:rsidRPr="00022DEA" w:rsidRDefault="00EF60F2" w:rsidP="00022DEA">
      <w:pPr>
        <w:jc w:val="both"/>
        <w:rPr>
          <w:ins w:id="282" w:author="Arun Rai" w:date="2026-09-24T08:31:00Z" w16du:dateUtc="2026-09-24T02:46:00Z"/>
          <w:rFonts w:ascii="Times New Roman" w:hAnsi="Times New Roman" w:cs="Times New Roman"/>
        </w:rPr>
      </w:pPr>
    </w:p>
    <w:p w14:paraId="5FCB3117" w14:textId="77777777" w:rsidR="00EF60F2" w:rsidRPr="00022DEA" w:rsidRDefault="00EF60F2" w:rsidP="00022DEA">
      <w:pPr>
        <w:jc w:val="both"/>
        <w:rPr>
          <w:ins w:id="283" w:author="Arun Rai" w:date="2026-09-24T08:31:00Z" w16du:dateUtc="2026-09-24T02:46:00Z"/>
          <w:rFonts w:ascii="Times New Roman" w:hAnsi="Times New Roman" w:cs="Times New Roman"/>
        </w:rPr>
      </w:pPr>
    </w:p>
    <w:p w14:paraId="254BD5D6" w14:textId="44850CEC" w:rsidR="00EF60F2" w:rsidRPr="00022DEA" w:rsidRDefault="00703151">
      <w:pPr>
        <w:pStyle w:val="Heading1"/>
        <w:numPr>
          <w:ilvl w:val="0"/>
          <w:numId w:val="2"/>
        </w:numPr>
        <w:jc w:val="both"/>
        <w:rPr>
          <w:ins w:id="284" w:author="Arun Rai" w:date="2026-09-24T08:33:00Z" w16du:dateUtc="2026-09-24T02:48:00Z"/>
          <w:rFonts w:ascii="Times New Roman" w:hAnsi="Times New Roman" w:cs="Times New Roman"/>
        </w:rPr>
        <w:pPrChange w:id="285" w:author="Arun Rai" w:date="2026-10-11T16:03:00Z" w16du:dateUtc="2026-10-11T10:18:00Z">
          <w:pPr>
            <w:pStyle w:val="Heading1"/>
            <w:numPr>
              <w:numId w:val="2"/>
            </w:numPr>
            <w:ind w:left="720" w:hanging="360"/>
          </w:pPr>
        </w:pPrChange>
      </w:pPr>
      <w:bookmarkStart w:id="286" w:name="_Toc242080246"/>
      <w:ins w:id="287" w:author="Arun Rai" w:date="2026-10-05T08:02:00Z" w16du:dateUtc="2026-10-05T02:17:00Z">
        <w:r w:rsidRPr="00022DEA">
          <w:rPr>
            <w:rFonts w:ascii="Times New Roman" w:hAnsi="Times New Roman" w:cs="Times New Roman"/>
          </w:rPr>
          <w:lastRenderedPageBreak/>
          <w:t>Introduction</w:t>
        </w:r>
      </w:ins>
      <w:bookmarkEnd w:id="286"/>
    </w:p>
    <w:p w14:paraId="053C7F25" w14:textId="0675D4C5" w:rsidR="008C6A09" w:rsidRPr="00022DEA" w:rsidRDefault="00730783">
      <w:pPr>
        <w:jc w:val="both"/>
        <w:rPr>
          <w:ins w:id="288" w:author="Arun Rai" w:date="2026-10-11T07:25:00Z" w16du:dateUtc="2026-10-11T01:40:00Z"/>
          <w:rFonts w:ascii="Times New Roman" w:hAnsi="Times New Roman" w:cs="Times New Roman"/>
        </w:rPr>
        <w:pPrChange w:id="289" w:author="Arun Rai" w:date="2026-10-11T16:03:00Z" w16du:dateUtc="2026-10-11T10:18:00Z">
          <w:pPr/>
        </w:pPrChange>
      </w:pPr>
      <w:ins w:id="290" w:author="Arun Rai" w:date="2026-10-11T07:21:00Z" w16du:dateUtc="2026-10-11T01:36:00Z">
        <w:r w:rsidRPr="00022DEA">
          <w:rPr>
            <w:rFonts w:ascii="Times New Roman" w:hAnsi="Times New Roman" w:cs="Times New Roman"/>
          </w:rPr>
          <w:t>The experience of creating a covert emer</w:t>
        </w:r>
      </w:ins>
      <w:ins w:id="291" w:author="Arun Rai" w:date="2026-10-11T07:22:00Z" w16du:dateUtc="2026-10-11T01:37:00Z">
        <w:r w:rsidRPr="00022DEA">
          <w:rPr>
            <w:rFonts w:ascii="Times New Roman" w:hAnsi="Times New Roman" w:cs="Times New Roman"/>
          </w:rPr>
          <w:t xml:space="preserve">gency-assistance app called SilentHelp for my </w:t>
        </w:r>
      </w:ins>
      <w:ins w:id="292" w:author="Arun Rai" w:date="2026-10-12T07:35:00Z" w16du:dateUtc="2026-10-12T01:50:00Z">
        <w:r w:rsidR="001772A9">
          <w:rPr>
            <w:rFonts w:ascii="Times New Roman" w:hAnsi="Times New Roman" w:cs="Times New Roman"/>
          </w:rPr>
          <w:t>Bachelor's</w:t>
        </w:r>
      </w:ins>
      <w:ins w:id="293" w:author="Arun Rai" w:date="2026-10-11T07:22:00Z" w16du:dateUtc="2026-10-11T01:37:00Z">
        <w:r w:rsidRPr="00022DEA">
          <w:rPr>
            <w:rFonts w:ascii="Times New Roman" w:hAnsi="Times New Roman" w:cs="Times New Roman"/>
          </w:rPr>
          <w:t xml:space="preserve"> degree in Software Engineering </w:t>
        </w:r>
      </w:ins>
      <w:ins w:id="294" w:author="Arun Rai" w:date="2026-10-11T07:23:00Z" w16du:dateUtc="2026-10-11T01:38:00Z">
        <w:r w:rsidRPr="00022DEA">
          <w:rPr>
            <w:rFonts w:ascii="Times New Roman" w:hAnsi="Times New Roman" w:cs="Times New Roman"/>
          </w:rPr>
          <w:t xml:space="preserve">final year </w:t>
        </w:r>
      </w:ins>
      <w:ins w:id="295" w:author="Arun Rai" w:date="2026-10-11T07:22:00Z" w16du:dateUtc="2026-10-11T01:37:00Z">
        <w:r w:rsidRPr="00022DEA">
          <w:rPr>
            <w:rFonts w:ascii="Times New Roman" w:hAnsi="Times New Roman" w:cs="Times New Roman"/>
          </w:rPr>
          <w:t xml:space="preserve">project is </w:t>
        </w:r>
      </w:ins>
      <w:ins w:id="296" w:author="Arun Rai" w:date="2026-10-11T07:23:00Z" w16du:dateUtc="2026-10-11T01:38:00Z">
        <w:r w:rsidRPr="00022DEA">
          <w:rPr>
            <w:rFonts w:ascii="Times New Roman" w:hAnsi="Times New Roman" w:cs="Times New Roman"/>
          </w:rPr>
          <w:t>reviewed in this paper. I discuss my actions, my responses, what I achieved, what I Failed a</w:t>
        </w:r>
      </w:ins>
      <w:ins w:id="297" w:author="Arun Rai" w:date="2026-10-11T07:24:00Z" w16du:dateUtc="2026-10-11T01:39:00Z">
        <w:r w:rsidRPr="00022DEA">
          <w:rPr>
            <w:rFonts w:ascii="Times New Roman" w:hAnsi="Times New Roman" w:cs="Times New Roman"/>
          </w:rPr>
          <w:t>t and what I intend to change by utilizing Gbb’s reflective cycle. Gibb’s f</w:t>
        </w:r>
      </w:ins>
      <w:ins w:id="298" w:author="Arun Rai" w:date="2026-10-11T07:25:00Z" w16du:dateUtc="2026-10-11T01:40:00Z">
        <w:r w:rsidRPr="00022DEA">
          <w:rPr>
            <w:rFonts w:ascii="Times New Roman" w:hAnsi="Times New Roman" w:cs="Times New Roman"/>
          </w:rPr>
          <w:t>ramework is based on description, emotions, evaluation, analysis, conclusions and action plan.</w:t>
        </w:r>
      </w:ins>
    </w:p>
    <w:p w14:paraId="70E69C73" w14:textId="4AD87A6D" w:rsidR="00730783" w:rsidRPr="00022DEA" w:rsidRDefault="00730783" w:rsidP="00022DEA">
      <w:pPr>
        <w:jc w:val="both"/>
        <w:rPr>
          <w:ins w:id="299" w:author="Arun Rai" w:date="2026-10-11T07:28:00Z" w16du:dateUtc="2026-10-11T01:43:00Z"/>
          <w:rFonts w:ascii="Times New Roman" w:hAnsi="Times New Roman" w:cs="Times New Roman"/>
        </w:rPr>
      </w:pPr>
      <w:ins w:id="300" w:author="Arun Rai" w:date="2026-10-11T07:25:00Z" w16du:dateUtc="2026-10-11T01:40:00Z">
        <w:r w:rsidRPr="00022DEA">
          <w:rPr>
            <w:rFonts w:ascii="Times New Roman" w:hAnsi="Times New Roman" w:cs="Times New Roman"/>
          </w:rPr>
          <w:t>S</w:t>
        </w:r>
      </w:ins>
      <w:ins w:id="301" w:author="Arun Rai" w:date="2026-10-11T07:26:00Z" w16du:dateUtc="2026-10-11T01:41:00Z">
        <w:r w:rsidRPr="00022DEA">
          <w:rPr>
            <w:rFonts w:ascii="Times New Roman" w:hAnsi="Times New Roman" w:cs="Times New Roman"/>
          </w:rPr>
          <w:t>chon’s reflection-in-action and reflection-on-action have also</w:t>
        </w:r>
      </w:ins>
      <w:ins w:id="302" w:author="Arun Rai" w:date="2026-10-11T07:27:00Z" w16du:dateUtc="2026-10-11T01:42:00Z">
        <w:r w:rsidRPr="00022DEA">
          <w:rPr>
            <w:rFonts w:ascii="Times New Roman" w:hAnsi="Times New Roman" w:cs="Times New Roman"/>
          </w:rPr>
          <w:t xml:space="preserve"> been applied to expose how and when I changed my decisions in the process of development and testing of the system.</w:t>
        </w:r>
      </w:ins>
    </w:p>
    <w:p w14:paraId="132D05A3" w14:textId="459DA9CC" w:rsidR="00730783" w:rsidRPr="00022DEA" w:rsidRDefault="00730783" w:rsidP="00022DEA">
      <w:pPr>
        <w:jc w:val="both"/>
        <w:rPr>
          <w:ins w:id="303" w:author="Arun Rai" w:date="2026-09-24T08:31:00Z" w16du:dateUtc="2026-09-24T02:46:00Z"/>
          <w:rFonts w:ascii="Times New Roman" w:hAnsi="Times New Roman" w:cs="Times New Roman"/>
          <w:rPrChange w:id="304" w:author="Arun Rai" w:date="2026-10-11T16:04:00Z" w16du:dateUtc="2026-10-11T10:19:00Z">
            <w:rPr>
              <w:ins w:id="305" w:author="Arun Rai" w:date="2026-09-24T08:31:00Z" w16du:dateUtc="2026-09-24T02:46:00Z"/>
            </w:rPr>
          </w:rPrChange>
        </w:rPr>
      </w:pPr>
      <w:ins w:id="306" w:author="Arun Rai" w:date="2026-10-11T07:28:00Z" w16du:dateUtc="2026-10-11T01:43:00Z">
        <w:r w:rsidRPr="00022DEA">
          <w:rPr>
            <w:rFonts w:ascii="Times New Roman" w:hAnsi="Times New Roman" w:cs="Times New Roman"/>
          </w:rPr>
          <w:t xml:space="preserve">The main thing I learned from this experience is that the evaluation of an application devoted to safety cannot be conducted on the </w:t>
        </w:r>
      </w:ins>
      <w:ins w:id="307" w:author="Arun Rai" w:date="2026-10-12T07:35:00Z" w16du:dateUtc="2026-10-12T01:50:00Z">
        <w:r w:rsidR="001772A9">
          <w:rPr>
            <w:rFonts w:ascii="Times New Roman" w:hAnsi="Times New Roman" w:cs="Times New Roman"/>
          </w:rPr>
          <w:t>basis</w:t>
        </w:r>
      </w:ins>
      <w:ins w:id="308" w:author="Arun Rai" w:date="2026-10-11T07:28:00Z" w16du:dateUtc="2026-10-11T01:43:00Z">
        <w:r w:rsidRPr="00022DEA">
          <w:rPr>
            <w:rFonts w:ascii="Times New Roman" w:hAnsi="Times New Roman" w:cs="Times New Roman"/>
          </w:rPr>
          <w:t xml:space="preserve"> of its interface only.</w:t>
        </w:r>
      </w:ins>
    </w:p>
    <w:p w14:paraId="526A2119" w14:textId="77777777" w:rsidR="00EF60F2" w:rsidRPr="00022DEA" w:rsidRDefault="00EF60F2" w:rsidP="00022DEA">
      <w:pPr>
        <w:jc w:val="both"/>
        <w:rPr>
          <w:ins w:id="309" w:author="Arun Rai" w:date="2026-09-24T08:31:00Z" w16du:dateUtc="2026-09-24T02:46:00Z"/>
          <w:rFonts w:ascii="Times New Roman" w:hAnsi="Times New Roman" w:cs="Times New Roman"/>
        </w:rPr>
      </w:pPr>
    </w:p>
    <w:p w14:paraId="15615172" w14:textId="77777777" w:rsidR="00EF60F2" w:rsidRPr="00022DEA" w:rsidRDefault="00EF60F2" w:rsidP="00022DEA">
      <w:pPr>
        <w:jc w:val="both"/>
        <w:rPr>
          <w:ins w:id="310" w:author="Arun Rai" w:date="2026-09-24T08:31:00Z" w16du:dateUtc="2026-09-24T02:46:00Z"/>
          <w:rFonts w:ascii="Times New Roman" w:hAnsi="Times New Roman" w:cs="Times New Roman"/>
        </w:rPr>
      </w:pPr>
    </w:p>
    <w:p w14:paraId="71060796" w14:textId="77777777" w:rsidR="00EF60F2" w:rsidRPr="00022DEA" w:rsidRDefault="00EF60F2" w:rsidP="00022DEA">
      <w:pPr>
        <w:jc w:val="both"/>
        <w:rPr>
          <w:ins w:id="311" w:author="Arun Rai" w:date="2026-09-24T08:31:00Z" w16du:dateUtc="2026-09-24T02:46:00Z"/>
          <w:rFonts w:ascii="Times New Roman" w:hAnsi="Times New Roman" w:cs="Times New Roman"/>
        </w:rPr>
      </w:pPr>
    </w:p>
    <w:p w14:paraId="2169F951" w14:textId="77777777" w:rsidR="00EF60F2" w:rsidRPr="00022DEA" w:rsidRDefault="00EF60F2" w:rsidP="00022DEA">
      <w:pPr>
        <w:jc w:val="both"/>
        <w:rPr>
          <w:ins w:id="312" w:author="Arun Rai" w:date="2026-09-24T08:31:00Z" w16du:dateUtc="2026-09-24T02:46:00Z"/>
          <w:rFonts w:ascii="Times New Roman" w:hAnsi="Times New Roman" w:cs="Times New Roman"/>
        </w:rPr>
      </w:pPr>
    </w:p>
    <w:p w14:paraId="62DD5045" w14:textId="77777777" w:rsidR="00EF60F2" w:rsidRPr="00022DEA" w:rsidRDefault="00EF60F2" w:rsidP="00022DEA">
      <w:pPr>
        <w:jc w:val="both"/>
        <w:rPr>
          <w:ins w:id="313" w:author="Arun Rai" w:date="2026-09-24T08:31:00Z" w16du:dateUtc="2026-09-24T02:46:00Z"/>
          <w:rFonts w:ascii="Times New Roman" w:hAnsi="Times New Roman" w:cs="Times New Roman"/>
        </w:rPr>
      </w:pPr>
    </w:p>
    <w:p w14:paraId="19C8FC59" w14:textId="77777777" w:rsidR="00EF60F2" w:rsidRPr="00022DEA" w:rsidRDefault="00EF60F2" w:rsidP="00022DEA">
      <w:pPr>
        <w:jc w:val="both"/>
        <w:rPr>
          <w:ins w:id="314" w:author="Arun Rai" w:date="2026-09-24T08:31:00Z" w16du:dateUtc="2026-09-24T02:46:00Z"/>
          <w:rFonts w:ascii="Times New Roman" w:hAnsi="Times New Roman" w:cs="Times New Roman"/>
        </w:rPr>
      </w:pPr>
    </w:p>
    <w:p w14:paraId="79F2C847" w14:textId="77777777" w:rsidR="00EF60F2" w:rsidRPr="00022DEA" w:rsidRDefault="00EF60F2" w:rsidP="00022DEA">
      <w:pPr>
        <w:jc w:val="both"/>
        <w:rPr>
          <w:ins w:id="315" w:author="Arun Rai" w:date="2026-09-24T08:31:00Z" w16du:dateUtc="2026-09-24T02:46:00Z"/>
          <w:rFonts w:ascii="Times New Roman" w:hAnsi="Times New Roman" w:cs="Times New Roman"/>
        </w:rPr>
      </w:pPr>
    </w:p>
    <w:p w14:paraId="27232B57" w14:textId="77777777" w:rsidR="00EF60F2" w:rsidRPr="00022DEA" w:rsidRDefault="00EF60F2" w:rsidP="00022DEA">
      <w:pPr>
        <w:jc w:val="both"/>
        <w:rPr>
          <w:ins w:id="316" w:author="Arun Rai" w:date="2026-09-24T08:31:00Z" w16du:dateUtc="2026-09-24T02:46:00Z"/>
          <w:rFonts w:ascii="Times New Roman" w:hAnsi="Times New Roman" w:cs="Times New Roman"/>
        </w:rPr>
      </w:pPr>
    </w:p>
    <w:p w14:paraId="0C0720FA" w14:textId="77777777" w:rsidR="00EF60F2" w:rsidRPr="00022DEA" w:rsidRDefault="00EF60F2" w:rsidP="00022DEA">
      <w:pPr>
        <w:jc w:val="both"/>
        <w:rPr>
          <w:ins w:id="317" w:author="Arun Rai" w:date="2026-09-24T08:31:00Z" w16du:dateUtc="2026-09-24T02:46:00Z"/>
          <w:rFonts w:ascii="Times New Roman" w:hAnsi="Times New Roman" w:cs="Times New Roman"/>
        </w:rPr>
      </w:pPr>
    </w:p>
    <w:p w14:paraId="031613AA" w14:textId="77777777" w:rsidR="00EF60F2" w:rsidRPr="00022DEA" w:rsidRDefault="00EF60F2" w:rsidP="00022DEA">
      <w:pPr>
        <w:jc w:val="both"/>
        <w:rPr>
          <w:ins w:id="318" w:author="Arun Rai" w:date="2026-09-24T08:31:00Z" w16du:dateUtc="2026-09-24T02:46:00Z"/>
          <w:rFonts w:ascii="Times New Roman" w:hAnsi="Times New Roman" w:cs="Times New Roman"/>
        </w:rPr>
      </w:pPr>
    </w:p>
    <w:p w14:paraId="07E154C5" w14:textId="77777777" w:rsidR="00EF60F2" w:rsidRPr="00022DEA" w:rsidRDefault="00EF60F2" w:rsidP="00022DEA">
      <w:pPr>
        <w:jc w:val="both"/>
        <w:rPr>
          <w:ins w:id="319" w:author="Arun Rai" w:date="2026-09-24T08:31:00Z" w16du:dateUtc="2026-09-24T02:46:00Z"/>
          <w:rFonts w:ascii="Times New Roman" w:hAnsi="Times New Roman" w:cs="Times New Roman"/>
        </w:rPr>
      </w:pPr>
    </w:p>
    <w:p w14:paraId="72D89D8D" w14:textId="77777777" w:rsidR="00EF60F2" w:rsidRPr="00022DEA" w:rsidRDefault="00EF60F2" w:rsidP="00022DEA">
      <w:pPr>
        <w:jc w:val="both"/>
        <w:rPr>
          <w:ins w:id="320" w:author="Arun Rai" w:date="2026-09-24T08:31:00Z" w16du:dateUtc="2026-09-24T02:46:00Z"/>
          <w:rFonts w:ascii="Times New Roman" w:hAnsi="Times New Roman" w:cs="Times New Roman"/>
        </w:rPr>
      </w:pPr>
    </w:p>
    <w:p w14:paraId="3F492D3E" w14:textId="77777777" w:rsidR="00EF60F2" w:rsidRPr="00022DEA" w:rsidRDefault="00EF60F2" w:rsidP="00022DEA">
      <w:pPr>
        <w:jc w:val="both"/>
        <w:rPr>
          <w:ins w:id="321" w:author="Arun Rai" w:date="2026-09-24T08:31:00Z" w16du:dateUtc="2026-09-24T02:46:00Z"/>
          <w:rFonts w:ascii="Times New Roman" w:hAnsi="Times New Roman" w:cs="Times New Roman"/>
        </w:rPr>
      </w:pPr>
    </w:p>
    <w:p w14:paraId="05CC2338" w14:textId="77777777" w:rsidR="00EF60F2" w:rsidRPr="00022DEA" w:rsidRDefault="00EF60F2" w:rsidP="00022DEA">
      <w:pPr>
        <w:jc w:val="both"/>
        <w:rPr>
          <w:ins w:id="322" w:author="Arun Rai" w:date="2026-09-24T08:31:00Z" w16du:dateUtc="2026-09-24T02:46:00Z"/>
          <w:rFonts w:ascii="Times New Roman" w:hAnsi="Times New Roman" w:cs="Times New Roman"/>
        </w:rPr>
      </w:pPr>
    </w:p>
    <w:p w14:paraId="733BA183" w14:textId="77777777" w:rsidR="00EF60F2" w:rsidRPr="00022DEA" w:rsidRDefault="00EF60F2" w:rsidP="00022DEA">
      <w:pPr>
        <w:jc w:val="both"/>
        <w:rPr>
          <w:ins w:id="323" w:author="Arun Rai" w:date="2026-09-24T08:31:00Z" w16du:dateUtc="2026-09-24T02:46:00Z"/>
          <w:rFonts w:ascii="Times New Roman" w:hAnsi="Times New Roman" w:cs="Times New Roman"/>
        </w:rPr>
      </w:pPr>
    </w:p>
    <w:p w14:paraId="68729357" w14:textId="77777777" w:rsidR="00EF60F2" w:rsidRPr="00022DEA" w:rsidRDefault="00EF60F2" w:rsidP="00022DEA">
      <w:pPr>
        <w:jc w:val="both"/>
        <w:rPr>
          <w:ins w:id="324" w:author="Arun Rai" w:date="2026-09-24T08:31:00Z" w16du:dateUtc="2026-09-24T02:46:00Z"/>
          <w:rFonts w:ascii="Times New Roman" w:hAnsi="Times New Roman" w:cs="Times New Roman"/>
        </w:rPr>
      </w:pPr>
    </w:p>
    <w:p w14:paraId="15F7EC6F" w14:textId="77777777" w:rsidR="00EF60F2" w:rsidRPr="00022DEA" w:rsidRDefault="00EF60F2" w:rsidP="00022DEA">
      <w:pPr>
        <w:jc w:val="both"/>
        <w:rPr>
          <w:ins w:id="325" w:author="Arun Rai" w:date="2026-09-24T08:31:00Z" w16du:dateUtc="2026-09-24T02:46:00Z"/>
          <w:rFonts w:ascii="Times New Roman" w:hAnsi="Times New Roman" w:cs="Times New Roman"/>
        </w:rPr>
      </w:pPr>
    </w:p>
    <w:p w14:paraId="2FD3AEED" w14:textId="77777777" w:rsidR="00EF60F2" w:rsidRPr="00022DEA" w:rsidRDefault="00EF60F2" w:rsidP="00022DEA">
      <w:pPr>
        <w:jc w:val="both"/>
        <w:rPr>
          <w:ins w:id="326" w:author="Arun Rai" w:date="2026-09-24T08:31:00Z" w16du:dateUtc="2026-09-24T02:46:00Z"/>
          <w:rFonts w:ascii="Times New Roman" w:hAnsi="Times New Roman" w:cs="Times New Roman"/>
        </w:rPr>
      </w:pPr>
    </w:p>
    <w:p w14:paraId="4DD02BAA" w14:textId="77777777" w:rsidR="00EF60F2" w:rsidRPr="00022DEA" w:rsidRDefault="00EF60F2" w:rsidP="00022DEA">
      <w:pPr>
        <w:jc w:val="both"/>
        <w:rPr>
          <w:ins w:id="327" w:author="Arun Rai" w:date="2026-09-24T08:31:00Z" w16du:dateUtc="2026-09-24T02:46:00Z"/>
          <w:rFonts w:ascii="Times New Roman" w:hAnsi="Times New Roman" w:cs="Times New Roman"/>
        </w:rPr>
      </w:pPr>
    </w:p>
    <w:p w14:paraId="060E43B2" w14:textId="77777777" w:rsidR="00EF60F2" w:rsidRPr="00022DEA" w:rsidRDefault="00EF60F2" w:rsidP="00022DEA">
      <w:pPr>
        <w:jc w:val="both"/>
        <w:rPr>
          <w:ins w:id="328" w:author="Arun Rai" w:date="2026-09-24T08:31:00Z" w16du:dateUtc="2026-09-24T02:46:00Z"/>
          <w:rFonts w:ascii="Times New Roman" w:hAnsi="Times New Roman" w:cs="Times New Roman"/>
        </w:rPr>
      </w:pPr>
    </w:p>
    <w:p w14:paraId="61A613F7" w14:textId="77777777" w:rsidR="002E2DFD" w:rsidRPr="00022DEA" w:rsidRDefault="002E2DFD" w:rsidP="00022DEA">
      <w:pPr>
        <w:jc w:val="both"/>
        <w:rPr>
          <w:ins w:id="329" w:author="Arun Rai" w:date="2026-09-24T08:31:00Z" w16du:dateUtc="2026-09-24T02:46:00Z"/>
          <w:rFonts w:ascii="Times New Roman" w:hAnsi="Times New Roman" w:cs="Times New Roman"/>
        </w:rPr>
      </w:pPr>
    </w:p>
    <w:p w14:paraId="5B82A6DA" w14:textId="04DA97FF" w:rsidR="00EF60F2" w:rsidRPr="00022DEA" w:rsidRDefault="007E0EA4">
      <w:pPr>
        <w:pStyle w:val="Heading1"/>
        <w:numPr>
          <w:ilvl w:val="0"/>
          <w:numId w:val="2"/>
        </w:numPr>
        <w:jc w:val="both"/>
        <w:rPr>
          <w:ins w:id="330" w:author="Arun Rai" w:date="2026-09-24T14:41:00Z" w16du:dateUtc="2026-09-24T08:56:00Z"/>
          <w:rFonts w:ascii="Times New Roman" w:hAnsi="Times New Roman" w:cs="Times New Roman"/>
          <w:rPrChange w:id="331" w:author="Arun Rai" w:date="2026-10-11T16:04:00Z" w16du:dateUtc="2026-10-11T10:19:00Z">
            <w:rPr>
              <w:ins w:id="332" w:author="Arun Rai" w:date="2026-09-24T14:41:00Z" w16du:dateUtc="2026-09-24T08:56:00Z"/>
            </w:rPr>
          </w:rPrChange>
        </w:rPr>
        <w:pPrChange w:id="333" w:author="Arun Rai" w:date="2026-10-11T16:03:00Z" w16du:dateUtc="2026-10-11T10:18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334" w:name="_Toc242080247"/>
      <w:ins w:id="335" w:author="Arun Rai" w:date="2026-10-05T08:03:00Z" w16du:dateUtc="2026-10-05T02:18:00Z">
        <w:r w:rsidRPr="00022DEA">
          <w:rPr>
            <w:rFonts w:ascii="Times New Roman" w:hAnsi="Times New Roman" w:cs="Times New Roman"/>
          </w:rPr>
          <w:lastRenderedPageBreak/>
          <w:t>Context and description</w:t>
        </w:r>
      </w:ins>
      <w:bookmarkEnd w:id="334"/>
    </w:p>
    <w:p w14:paraId="18604AE4" w14:textId="78A9272C" w:rsidR="007149C8" w:rsidRPr="00022DEA" w:rsidRDefault="00BF4BF2" w:rsidP="00022DEA">
      <w:pPr>
        <w:ind w:left="360"/>
        <w:jc w:val="both"/>
        <w:rPr>
          <w:ins w:id="336" w:author="Arun Rai" w:date="2026-10-11T07:37:00Z" w16du:dateUtc="2026-10-11T01:52:00Z"/>
          <w:rFonts w:ascii="Times New Roman" w:hAnsi="Times New Roman" w:cs="Times New Roman"/>
        </w:rPr>
      </w:pPr>
      <w:ins w:id="337" w:author="Arun Rai" w:date="2026-10-11T07:29:00Z" w16du:dateUtc="2026-10-11T01:44:00Z">
        <w:r w:rsidRPr="00022DEA">
          <w:rPr>
            <w:rFonts w:ascii="Times New Roman" w:hAnsi="Times New Roman" w:cs="Times New Roman"/>
          </w:rPr>
          <w:t>SilentHelp was developed as a stealthy emergency application with a calcul</w:t>
        </w:r>
      </w:ins>
      <w:ins w:id="338" w:author="Arun Rai" w:date="2026-10-11T07:30:00Z" w16du:dateUtc="2026-10-11T01:45:00Z">
        <w:r w:rsidRPr="00022DEA">
          <w:rPr>
            <w:rFonts w:ascii="Times New Roman" w:hAnsi="Times New Roman" w:cs="Times New Roman"/>
          </w:rPr>
          <w:t>ator-like interface and hidden SOS functionality. The designed program covers trusted contacts, SOS triggering, geolocation and location</w:t>
        </w:r>
      </w:ins>
      <w:ins w:id="339" w:author="Arun Rai" w:date="2026-10-11T07:31:00Z" w16du:dateUtc="2026-10-11T01:46:00Z">
        <w:r w:rsidR="00163931" w:rsidRPr="00022DEA">
          <w:rPr>
            <w:rFonts w:ascii="Times New Roman" w:hAnsi="Times New Roman" w:cs="Times New Roman"/>
          </w:rPr>
          <w:t xml:space="preserve"> services, messaging, continuous operation, and support for voice/sensor triggers. I opted</w:t>
        </w:r>
      </w:ins>
      <w:ins w:id="340" w:author="Arun Rai" w:date="2026-10-11T07:32:00Z" w16du:dateUtc="2026-10-11T01:47:00Z">
        <w:r w:rsidR="00163931" w:rsidRPr="00022DEA">
          <w:rPr>
            <w:rFonts w:ascii="Times New Roman" w:hAnsi="Times New Roman" w:cs="Times New Roman"/>
          </w:rPr>
          <w:t xml:space="preserve"> for Flutter and Dart to develop the program instead of exploring Firebas</w:t>
        </w:r>
      </w:ins>
      <w:ins w:id="341" w:author="Arun Rai" w:date="2026-10-11T07:33:00Z" w16du:dateUtc="2026-10-11T01:48:00Z">
        <w:r w:rsidR="00163931" w:rsidRPr="00022DEA">
          <w:rPr>
            <w:rFonts w:ascii="Times New Roman" w:hAnsi="Times New Roman" w:cs="Times New Roman"/>
          </w:rPr>
          <w:t>e authentication, Firestore features, and other backend services. Flutter provides an opportunity to</w:t>
        </w:r>
      </w:ins>
      <w:ins w:id="342" w:author="Arun Rai" w:date="2026-10-11T07:34:00Z" w16du:dateUtc="2026-10-11T01:49:00Z">
        <w:r w:rsidR="00163931" w:rsidRPr="00022DEA">
          <w:rPr>
            <w:rFonts w:ascii="Times New Roman" w:hAnsi="Times New Roman" w:cs="Times New Roman"/>
          </w:rPr>
          <w:t xml:space="preserve"> collaborate with native platforms while implementing cross-platform features. This is important as many </w:t>
        </w:r>
      </w:ins>
      <w:ins w:id="343" w:author="Arun Rai" w:date="2026-10-11T07:36:00Z" w16du:dateUtc="2026-10-11T01:51:00Z">
        <w:r w:rsidR="00163931" w:rsidRPr="00022DEA">
          <w:rPr>
            <w:rFonts w:ascii="Times New Roman" w:hAnsi="Times New Roman" w:cs="Times New Roman"/>
          </w:rPr>
          <w:t xml:space="preserve">functions of SilentHelp require compliance with the shotoff automation, Android lifecycle and permissions, and service rules instead of relying on </w:t>
        </w:r>
      </w:ins>
      <w:ins w:id="344" w:author="Arun Rai" w:date="2026-10-11T07:37:00Z" w16du:dateUtc="2026-10-11T01:52:00Z">
        <w:r w:rsidR="00163931" w:rsidRPr="00022DEA">
          <w:rPr>
            <w:rFonts w:ascii="Times New Roman" w:hAnsi="Times New Roman" w:cs="Times New Roman"/>
          </w:rPr>
          <w:t>Flutter alone.</w:t>
        </w:r>
      </w:ins>
    </w:p>
    <w:p w14:paraId="4853303A" w14:textId="77777777" w:rsidR="00163931" w:rsidRPr="00022DEA" w:rsidRDefault="00163931" w:rsidP="00022DEA">
      <w:pPr>
        <w:ind w:left="360"/>
        <w:jc w:val="both"/>
        <w:rPr>
          <w:ins w:id="345" w:author="Arun Rai" w:date="2026-10-11T07:37:00Z" w16du:dateUtc="2026-10-11T01:52:00Z"/>
          <w:rFonts w:ascii="Times New Roman" w:hAnsi="Times New Roman" w:cs="Times New Roman"/>
        </w:rPr>
      </w:pPr>
    </w:p>
    <w:p w14:paraId="303011A1" w14:textId="2AA7E90F" w:rsidR="00163931" w:rsidRPr="00022DEA" w:rsidRDefault="00163931">
      <w:pPr>
        <w:pStyle w:val="Heading2"/>
        <w:numPr>
          <w:ilvl w:val="1"/>
          <w:numId w:val="2"/>
        </w:numPr>
        <w:jc w:val="both"/>
        <w:rPr>
          <w:ins w:id="346" w:author="Arun Rai" w:date="2026-10-11T07:38:00Z" w16du:dateUtc="2026-10-11T01:53:00Z"/>
          <w:rFonts w:ascii="Times New Roman" w:hAnsi="Times New Roman" w:cs="Times New Roman"/>
        </w:rPr>
        <w:pPrChange w:id="347" w:author="Arun Rai" w:date="2026-10-11T16:03:00Z" w16du:dateUtc="2026-10-11T10:18:00Z">
          <w:pPr>
            <w:pStyle w:val="Heading2"/>
            <w:jc w:val="both"/>
          </w:pPr>
        </w:pPrChange>
      </w:pPr>
      <w:ins w:id="348" w:author="Arun Rai" w:date="2026-10-11T07:37:00Z" w16du:dateUtc="2026-10-11T01:52:00Z">
        <w:r w:rsidRPr="00022DEA">
          <w:rPr>
            <w:rFonts w:ascii="Times New Roman" w:hAnsi="Times New Roman" w:cs="Times New Roman"/>
            <w:rPrChange w:id="349" w:author="Arun Rai" w:date="2026-10-11T16:04:00Z" w16du:dateUtc="2026-10-11T10:19:00Z">
              <w:rPr/>
            </w:rPrChange>
          </w:rPr>
          <w:t>Week 1 – Project direction and repository setup</w:t>
        </w:r>
      </w:ins>
    </w:p>
    <w:p w14:paraId="53D843A5" w14:textId="42C3A553" w:rsidR="003D3112" w:rsidRPr="00022DEA" w:rsidRDefault="009775AC">
      <w:pPr>
        <w:ind w:left="360"/>
        <w:jc w:val="both"/>
        <w:rPr>
          <w:ins w:id="350" w:author="Arun Rai" w:date="2026-10-11T07:42:00Z" w16du:dateUtc="2026-10-11T01:57:00Z"/>
          <w:rFonts w:ascii="Times New Roman" w:hAnsi="Times New Roman" w:cs="Times New Roman"/>
        </w:rPr>
        <w:pPrChange w:id="351" w:author="Arun Rai" w:date="2026-10-11T16:03:00Z" w16du:dateUtc="2026-10-11T10:18:00Z">
          <w:pPr>
            <w:ind w:left="360"/>
          </w:pPr>
        </w:pPrChange>
      </w:pPr>
      <w:ins w:id="352" w:author="Arun Rai" w:date="2026-10-11T07:39:00Z" w16du:dateUtc="2026-10-11T01:54:00Z">
        <w:r w:rsidRPr="00022DEA">
          <w:rPr>
            <w:rFonts w:ascii="Times New Roman" w:hAnsi="Times New Roman" w:cs="Times New Roman"/>
          </w:rPr>
          <w:t xml:space="preserve">In the course of the project, I set an application </w:t>
        </w:r>
      </w:ins>
      <w:ins w:id="353" w:author="Arun Rai" w:date="2026-10-11T07:40:00Z" w16du:dateUtc="2026-10-11T01:55:00Z">
        <w:r w:rsidRPr="00022DEA">
          <w:rPr>
            <w:rFonts w:ascii="Times New Roman" w:hAnsi="Times New Roman" w:cs="Times New Roman"/>
          </w:rPr>
          <w:t>development encironment, documented the process, launched the whole project on GitHub and invited my supervisor a</w:t>
        </w:r>
      </w:ins>
      <w:ins w:id="354" w:author="Arun Rai" w:date="2026-10-11T07:41:00Z" w16du:dateUtc="2026-10-11T01:56:00Z">
        <w:r w:rsidRPr="00022DEA">
          <w:rPr>
            <w:rFonts w:ascii="Times New Roman" w:hAnsi="Times New Roman" w:cs="Times New Roman"/>
          </w:rPr>
          <w:t xml:space="preserve">s a collaborator. </w:t>
        </w:r>
        <w:r w:rsidR="00C57B54" w:rsidRPr="00022DEA">
          <w:rPr>
            <w:rFonts w:ascii="Times New Roman" w:hAnsi="Times New Roman" w:cs="Times New Roman"/>
          </w:rPr>
          <w:t xml:space="preserve">I also wrote the introduction, acknowledgment, and abstract. The main problem I faced was </w:t>
        </w:r>
      </w:ins>
      <w:ins w:id="355" w:author="Arun Rai" w:date="2026-10-11T07:42:00Z" w16du:dateUtc="2026-10-11T01:57:00Z">
        <w:r w:rsidR="00C57B54" w:rsidRPr="00022DEA">
          <w:rPr>
            <w:rFonts w:ascii="Times New Roman" w:hAnsi="Times New Roman" w:cs="Times New Roman"/>
          </w:rPr>
          <w:t>the scope of the program.</w:t>
        </w:r>
      </w:ins>
    </w:p>
    <w:p w14:paraId="489656D4" w14:textId="77777777" w:rsidR="00C57B54" w:rsidRPr="00022DEA" w:rsidRDefault="00C57B54">
      <w:pPr>
        <w:ind w:left="360"/>
        <w:jc w:val="both"/>
        <w:rPr>
          <w:ins w:id="356" w:author="Arun Rai" w:date="2026-10-11T07:42:00Z" w16du:dateUtc="2026-10-11T01:57:00Z"/>
          <w:rFonts w:ascii="Times New Roman" w:hAnsi="Times New Roman" w:cs="Times New Roman"/>
        </w:rPr>
        <w:pPrChange w:id="357" w:author="Arun Rai" w:date="2026-10-11T16:03:00Z" w16du:dateUtc="2026-10-11T10:18:00Z">
          <w:pPr>
            <w:ind w:left="360"/>
          </w:pPr>
        </w:pPrChange>
      </w:pPr>
    </w:p>
    <w:p w14:paraId="59BE4FF1" w14:textId="230EFFD8" w:rsidR="007D1E89" w:rsidRPr="00022DEA" w:rsidRDefault="002368BE">
      <w:pPr>
        <w:pStyle w:val="Heading2"/>
        <w:numPr>
          <w:ilvl w:val="1"/>
          <w:numId w:val="2"/>
        </w:numPr>
        <w:jc w:val="both"/>
        <w:rPr>
          <w:ins w:id="358" w:author="Arun Rai" w:date="2026-10-11T07:43:00Z" w16du:dateUtc="2026-10-11T01:58:00Z"/>
          <w:rFonts w:ascii="Times New Roman" w:hAnsi="Times New Roman" w:cs="Times New Roman"/>
        </w:rPr>
        <w:pPrChange w:id="359" w:author="Arun Rai" w:date="2026-10-11T16:03:00Z" w16du:dateUtc="2026-10-11T10:18:00Z">
          <w:pPr>
            <w:pStyle w:val="Heading2"/>
            <w:jc w:val="both"/>
          </w:pPr>
        </w:pPrChange>
      </w:pPr>
      <w:ins w:id="360" w:author="Arun Rai" w:date="2026-10-11T07:43:00Z" w16du:dateUtc="2026-10-11T01:58:00Z">
        <w:r w:rsidRPr="00022DEA">
          <w:rPr>
            <w:rFonts w:ascii="Times New Roman" w:hAnsi="Times New Roman" w:cs="Times New Roman"/>
            <w:rPrChange w:id="361" w:author="Arun Rai" w:date="2026-10-11T16:04:00Z" w16du:dateUtc="2026-10-11T10:19:00Z">
              <w:rPr/>
            </w:rPrChange>
          </w:rPr>
          <w:t>Week 2 – Project elaboration and UI/UX design</w:t>
        </w:r>
      </w:ins>
    </w:p>
    <w:p w14:paraId="41E9026E" w14:textId="0F9B566B" w:rsidR="002368BE" w:rsidRPr="00022DEA" w:rsidRDefault="001A0E28" w:rsidP="00022DEA">
      <w:pPr>
        <w:ind w:left="360"/>
        <w:jc w:val="both"/>
        <w:rPr>
          <w:ins w:id="362" w:author="Arun Rai" w:date="2026-10-11T08:30:00Z" w16du:dateUtc="2026-10-11T02:45:00Z"/>
          <w:rFonts w:ascii="Times New Roman" w:hAnsi="Times New Roman" w:cs="Times New Roman"/>
        </w:rPr>
      </w:pPr>
      <w:ins w:id="363" w:author="Arun Rai" w:date="2026-10-11T08:27:00Z" w16du:dateUtc="2026-10-11T02:42:00Z">
        <w:r w:rsidRPr="00022DEA">
          <w:rPr>
            <w:rFonts w:ascii="Times New Roman" w:hAnsi="Times New Roman" w:cs="Times New Roman"/>
          </w:rPr>
          <w:t xml:space="preserve">I outlined the objectives, the project scope, the user flow, and the key </w:t>
        </w:r>
      </w:ins>
      <w:ins w:id="364" w:author="Arun Rai" w:date="2026-10-11T08:28:00Z" w16du:dateUtc="2026-10-11T02:43:00Z">
        <w:r w:rsidRPr="00022DEA">
          <w:rPr>
            <w:rFonts w:ascii="Times New Roman" w:hAnsi="Times New Roman" w:cs="Times New Roman"/>
          </w:rPr>
          <w:t>screens as per my superior’s requirements and ambition to design the project and the UI/UX. I looked into the hidden emergency evacuati</w:t>
        </w:r>
      </w:ins>
      <w:ins w:id="365" w:author="Arun Rai" w:date="2026-10-11T08:29:00Z" w16du:dateUtc="2026-10-11T02:44:00Z">
        <w:r w:rsidRPr="00022DEA">
          <w:rPr>
            <w:rFonts w:ascii="Times New Roman" w:hAnsi="Times New Roman" w:cs="Times New Roman"/>
          </w:rPr>
          <w:t xml:space="preserve">on route and the hidden calculator. I found out that usability and privacy are contradictory design requirements. The functionality </w:t>
        </w:r>
      </w:ins>
      <w:ins w:id="366" w:author="Arun Rai" w:date="2026-10-11T08:30:00Z" w16du:dateUtc="2026-10-11T02:45:00Z">
        <w:r w:rsidRPr="00022DEA">
          <w:rPr>
            <w:rFonts w:ascii="Times New Roman" w:hAnsi="Times New Roman" w:cs="Times New Roman"/>
          </w:rPr>
          <w:t>of the feature was to be hidden but kept working.</w:t>
        </w:r>
      </w:ins>
    </w:p>
    <w:p w14:paraId="0DB74BBC" w14:textId="77777777" w:rsidR="001A0E28" w:rsidRPr="00022DEA" w:rsidRDefault="001A0E28" w:rsidP="00022DEA">
      <w:pPr>
        <w:ind w:left="360"/>
        <w:jc w:val="both"/>
        <w:rPr>
          <w:ins w:id="367" w:author="Arun Rai" w:date="2026-10-11T08:30:00Z" w16du:dateUtc="2026-10-11T02:45:00Z"/>
          <w:rFonts w:ascii="Times New Roman" w:hAnsi="Times New Roman" w:cs="Times New Roman"/>
        </w:rPr>
      </w:pPr>
    </w:p>
    <w:p w14:paraId="488428A8" w14:textId="19940C56" w:rsidR="001A0E28" w:rsidRPr="00022DEA" w:rsidRDefault="000C22B6">
      <w:pPr>
        <w:pStyle w:val="Heading2"/>
        <w:ind w:firstLine="360"/>
        <w:jc w:val="both"/>
        <w:rPr>
          <w:ins w:id="368" w:author="Arun Rai" w:date="2026-10-11T08:31:00Z" w16du:dateUtc="2026-10-11T02:46:00Z"/>
          <w:rFonts w:ascii="Times New Roman" w:hAnsi="Times New Roman" w:cs="Times New Roman"/>
          <w:rPrChange w:id="369" w:author="Arun Rai" w:date="2026-10-11T16:04:00Z" w16du:dateUtc="2026-10-11T10:19:00Z">
            <w:rPr>
              <w:ins w:id="370" w:author="Arun Rai" w:date="2026-10-11T08:31:00Z" w16du:dateUtc="2026-10-11T02:46:00Z"/>
            </w:rPr>
          </w:rPrChange>
        </w:rPr>
        <w:pPrChange w:id="371" w:author="Arun Rai" w:date="2026-10-11T16:03:00Z" w16du:dateUtc="2026-10-11T10:18:00Z">
          <w:pPr>
            <w:ind w:left="360"/>
            <w:jc w:val="both"/>
          </w:pPr>
        </w:pPrChange>
      </w:pPr>
      <w:ins w:id="372" w:author="Arun Rai" w:date="2026-10-11T15:47:00Z" w16du:dateUtc="2026-10-11T10:02:00Z">
        <w:r w:rsidRPr="00022DEA">
          <w:rPr>
            <w:rFonts w:ascii="Times New Roman" w:hAnsi="Times New Roman" w:cs="Times New Roman"/>
            <w:rPrChange w:id="373" w:author="Arun Rai" w:date="2026-10-11T16:04:00Z" w16du:dateUtc="2026-10-11T10:19:00Z">
              <w:rPr/>
            </w:rPrChange>
          </w:rPr>
          <w:t xml:space="preserve">2.3 </w:t>
        </w:r>
      </w:ins>
      <w:ins w:id="374" w:author="Arun Rai" w:date="2026-10-11T08:30:00Z" w16du:dateUtc="2026-10-11T02:45:00Z">
        <w:r w:rsidR="00F63407" w:rsidRPr="00022DEA">
          <w:rPr>
            <w:rFonts w:ascii="Times New Roman" w:hAnsi="Times New Roman" w:cs="Times New Roman"/>
            <w:rPrChange w:id="375" w:author="Arun Rai" w:date="2026-10-11T16:04:00Z" w16du:dateUtc="2026-10-11T10:19:00Z">
              <w:rPr/>
            </w:rPrChange>
          </w:rPr>
          <w:t>Week</w:t>
        </w:r>
      </w:ins>
      <w:ins w:id="376" w:author="Arun Rai" w:date="2026-10-11T08:31:00Z" w16du:dateUtc="2026-10-11T02:46:00Z">
        <w:r w:rsidR="00F63407" w:rsidRPr="00022DEA">
          <w:rPr>
            <w:rFonts w:ascii="Times New Roman" w:hAnsi="Times New Roman" w:cs="Times New Roman"/>
            <w:rPrChange w:id="377" w:author="Arun Rai" w:date="2026-10-11T16:04:00Z" w16du:dateUtc="2026-10-11T10:19:00Z">
              <w:rPr/>
            </w:rPrChange>
          </w:rPr>
          <w:t xml:space="preserve"> 3 – Requirements and architecture</w:t>
        </w:r>
      </w:ins>
    </w:p>
    <w:p w14:paraId="22D3BB22" w14:textId="343ADC50" w:rsidR="00F63407" w:rsidRPr="00022DEA" w:rsidRDefault="00F63407" w:rsidP="00022DEA">
      <w:pPr>
        <w:ind w:left="360"/>
        <w:jc w:val="both"/>
        <w:rPr>
          <w:ins w:id="378" w:author="Arun Rai" w:date="2026-10-11T08:33:00Z" w16du:dateUtc="2026-10-11T02:48:00Z"/>
          <w:rFonts w:ascii="Times New Roman" w:hAnsi="Times New Roman" w:cs="Times New Roman"/>
        </w:rPr>
      </w:pPr>
      <w:ins w:id="379" w:author="Arun Rai" w:date="2026-10-11T08:31:00Z" w16du:dateUtc="2026-10-11T02:46:00Z">
        <w:r w:rsidRPr="00022DEA">
          <w:rPr>
            <w:rFonts w:ascii="Times New Roman" w:hAnsi="Times New Roman" w:cs="Times New Roman"/>
          </w:rPr>
          <w:t>After clarifying the functional and non-functional needs, I divided the solution into services that are responsible for</w:t>
        </w:r>
      </w:ins>
      <w:ins w:id="380" w:author="Arun Rai" w:date="2026-10-11T08:32:00Z" w16du:dateUtc="2026-10-11T02:47:00Z">
        <w:r w:rsidRPr="00022DEA">
          <w:rPr>
            <w:rFonts w:ascii="Times New Roman" w:hAnsi="Times New Roman" w:cs="Times New Roman"/>
          </w:rPr>
          <w:t xml:space="preserve"> authentication, authorization, geo-locating, sensing, and relating the voice and SOS. I began splitting </w:t>
        </w:r>
      </w:ins>
      <w:ins w:id="381" w:author="Arun Rai" w:date="2026-10-11T08:33:00Z" w16du:dateUtc="2026-10-11T02:48:00Z">
        <w:r w:rsidRPr="00022DEA">
          <w:rPr>
            <w:rFonts w:ascii="Times New Roman" w:hAnsi="Times New Roman" w:cs="Times New Roman"/>
          </w:rPr>
          <w:t>Android-specific</w:t>
        </w:r>
      </w:ins>
      <w:ins w:id="382" w:author="Arun Rai" w:date="2026-10-11T08:32:00Z" w16du:dateUtc="2026-10-11T02:47:00Z">
        <w:r w:rsidRPr="00022DEA">
          <w:rPr>
            <w:rFonts w:ascii="Times New Roman" w:hAnsi="Times New Roman" w:cs="Times New Roman"/>
          </w:rPr>
          <w:t xml:space="preserve"> tasks from </w:t>
        </w:r>
      </w:ins>
      <w:ins w:id="383" w:author="Arun Rai" w:date="2026-10-11T08:33:00Z" w16du:dateUtc="2026-10-11T02:48:00Z">
        <w:r w:rsidRPr="00022DEA">
          <w:rPr>
            <w:rFonts w:ascii="Times New Roman" w:hAnsi="Times New Roman" w:cs="Times New Roman"/>
          </w:rPr>
          <w:t>Flutter-specific tasks. As a result, I could not regard the UI as the center of the system.</w:t>
        </w:r>
      </w:ins>
    </w:p>
    <w:p w14:paraId="29962C2F" w14:textId="77777777" w:rsidR="00F63407" w:rsidRPr="00022DEA" w:rsidRDefault="00F63407" w:rsidP="00022DEA">
      <w:pPr>
        <w:ind w:left="360"/>
        <w:jc w:val="both"/>
        <w:rPr>
          <w:ins w:id="384" w:author="Arun Rai" w:date="2026-10-11T08:33:00Z" w16du:dateUtc="2026-10-11T02:48:00Z"/>
          <w:rFonts w:ascii="Times New Roman" w:hAnsi="Times New Roman" w:cs="Times New Roman"/>
        </w:rPr>
      </w:pPr>
    </w:p>
    <w:p w14:paraId="78B449F9" w14:textId="45F88657" w:rsidR="00F63407" w:rsidRPr="00022DEA" w:rsidRDefault="0066674A">
      <w:pPr>
        <w:pStyle w:val="Heading2"/>
        <w:ind w:firstLine="360"/>
        <w:jc w:val="both"/>
        <w:rPr>
          <w:ins w:id="385" w:author="Arun Rai" w:date="2026-10-11T08:34:00Z" w16du:dateUtc="2026-10-11T02:49:00Z"/>
          <w:rFonts w:ascii="Times New Roman" w:hAnsi="Times New Roman" w:cs="Times New Roman"/>
          <w:rPrChange w:id="386" w:author="Arun Rai" w:date="2026-10-11T16:04:00Z" w16du:dateUtc="2026-10-11T10:19:00Z">
            <w:rPr>
              <w:ins w:id="387" w:author="Arun Rai" w:date="2026-10-11T08:34:00Z" w16du:dateUtc="2026-10-11T02:49:00Z"/>
            </w:rPr>
          </w:rPrChange>
        </w:rPr>
        <w:pPrChange w:id="388" w:author="Arun Rai" w:date="2026-10-11T16:03:00Z" w16du:dateUtc="2026-10-11T10:18:00Z">
          <w:pPr>
            <w:ind w:left="360"/>
            <w:jc w:val="both"/>
          </w:pPr>
        </w:pPrChange>
      </w:pPr>
      <w:ins w:id="389" w:author="Arun Rai" w:date="2026-10-11T15:47:00Z" w16du:dateUtc="2026-10-11T10:02:00Z">
        <w:r w:rsidRPr="00022DEA">
          <w:rPr>
            <w:rFonts w:ascii="Times New Roman" w:hAnsi="Times New Roman" w:cs="Times New Roman"/>
            <w:rPrChange w:id="390" w:author="Arun Rai" w:date="2026-10-11T16:04:00Z" w16du:dateUtc="2026-10-11T10:19:00Z">
              <w:rPr/>
            </w:rPrChange>
          </w:rPr>
          <w:t>2.</w:t>
        </w:r>
      </w:ins>
      <w:ins w:id="391" w:author="Arun Rai" w:date="2026-10-11T15:48:00Z" w16du:dateUtc="2026-10-11T10:03:00Z">
        <w:r w:rsidRPr="00022DEA">
          <w:rPr>
            <w:rFonts w:ascii="Times New Roman" w:hAnsi="Times New Roman" w:cs="Times New Roman"/>
            <w:rPrChange w:id="392" w:author="Arun Rai" w:date="2026-10-11T16:04:00Z" w16du:dateUtc="2026-10-11T10:19:00Z">
              <w:rPr/>
            </w:rPrChange>
          </w:rPr>
          <w:t xml:space="preserve">4 </w:t>
        </w:r>
      </w:ins>
      <w:ins w:id="393" w:author="Arun Rai" w:date="2026-10-11T08:34:00Z" w16du:dateUtc="2026-10-11T02:49:00Z">
        <w:r w:rsidR="00F63407" w:rsidRPr="00022DEA">
          <w:rPr>
            <w:rFonts w:ascii="Times New Roman" w:hAnsi="Times New Roman" w:cs="Times New Roman"/>
            <w:rPrChange w:id="394" w:author="Arun Rai" w:date="2026-10-11T16:04:00Z" w16du:dateUtc="2026-10-11T10:19:00Z">
              <w:rPr/>
            </w:rPrChange>
          </w:rPr>
          <w:t>Week 4 – Flutter foundation</w:t>
        </w:r>
      </w:ins>
    </w:p>
    <w:p w14:paraId="6D7C9519" w14:textId="77777777" w:rsidR="00F66B8C" w:rsidRPr="00022DEA" w:rsidRDefault="00F66B8C" w:rsidP="00022DEA">
      <w:pPr>
        <w:ind w:left="360"/>
        <w:jc w:val="both"/>
        <w:rPr>
          <w:ins w:id="395" w:author="Arun Rai" w:date="2026-10-11T08:37:00Z" w16du:dateUtc="2026-10-11T02:52:00Z"/>
          <w:rFonts w:ascii="Times New Roman" w:hAnsi="Times New Roman" w:cs="Times New Roman"/>
        </w:rPr>
      </w:pPr>
      <w:ins w:id="396" w:author="Arun Rai" w:date="2026-10-11T08:34:00Z" w16du:dateUtc="2026-10-11T02:49:00Z">
        <w:r w:rsidRPr="00022DEA">
          <w:rPr>
            <w:rFonts w:ascii="Times New Roman" w:hAnsi="Times New Roman" w:cs="Times New Roman"/>
          </w:rPr>
          <w:t>I have created components that are of importance i</w:t>
        </w:r>
      </w:ins>
      <w:ins w:id="397" w:author="Arun Rai" w:date="2026-10-11T08:35:00Z" w16du:dateUtc="2026-10-11T02:50:00Z">
        <w:r w:rsidRPr="00022DEA">
          <w:rPr>
            <w:rFonts w:ascii="Times New Roman" w:hAnsi="Times New Roman" w:cs="Times New Roman"/>
          </w:rPr>
          <w:t>n service-oriented architecture and implemented a Flutter framework. This led to easier debugging and ideal separation of concerns. However</w:t>
        </w:r>
      </w:ins>
      <w:ins w:id="398" w:author="Arun Rai" w:date="2026-10-11T08:36:00Z" w16du:dateUtc="2026-10-11T02:51:00Z">
        <w:r w:rsidRPr="00022DEA">
          <w:rPr>
            <w:rFonts w:ascii="Times New Roman" w:hAnsi="Times New Roman" w:cs="Times New Roman"/>
          </w:rPr>
          <w:t xml:space="preserve">, I encountered several issues due to the need to run Flutter commands directly form the main repository rather than from the directory of </w:t>
        </w:r>
      </w:ins>
      <w:ins w:id="399" w:author="Arun Rai" w:date="2026-10-11T08:37:00Z" w16du:dateUtc="2026-10-11T02:52:00Z">
        <w:r w:rsidRPr="00022DEA">
          <w:rPr>
            <w:rFonts w:ascii="Times New Roman" w:hAnsi="Times New Roman" w:cs="Times New Roman"/>
          </w:rPr>
          <w:t xml:space="preserve">the Flutter project. </w:t>
        </w:r>
        <w:r w:rsidRPr="00022DEA">
          <w:rPr>
            <w:rFonts w:ascii="Times New Roman" w:hAnsi="Times New Roman" w:cs="Times New Roman"/>
          </w:rPr>
          <w:lastRenderedPageBreak/>
          <w:t>Therefore, I learned that one should first solve issues in the environment and only then make changes to the application code.</w:t>
        </w:r>
      </w:ins>
    </w:p>
    <w:p w14:paraId="15C43BCB" w14:textId="77777777" w:rsidR="00F66B8C" w:rsidRPr="00022DEA" w:rsidRDefault="00F66B8C" w:rsidP="00022DEA">
      <w:pPr>
        <w:ind w:left="360"/>
        <w:jc w:val="both"/>
        <w:rPr>
          <w:ins w:id="400" w:author="Arun Rai" w:date="2026-10-11T08:37:00Z" w16du:dateUtc="2026-10-11T02:52:00Z"/>
          <w:rFonts w:ascii="Times New Roman" w:hAnsi="Times New Roman" w:cs="Times New Roman"/>
        </w:rPr>
      </w:pPr>
    </w:p>
    <w:p w14:paraId="185EFC04" w14:textId="08064002" w:rsidR="00C13CB2" w:rsidRPr="00022DEA" w:rsidRDefault="008A382C">
      <w:pPr>
        <w:pStyle w:val="Heading2"/>
        <w:ind w:firstLine="360"/>
        <w:jc w:val="both"/>
        <w:rPr>
          <w:ins w:id="401" w:author="Arun Rai" w:date="2026-10-11T08:38:00Z" w16du:dateUtc="2026-10-11T02:53:00Z"/>
          <w:rFonts w:ascii="Times New Roman" w:hAnsi="Times New Roman" w:cs="Times New Roman"/>
          <w:rPrChange w:id="402" w:author="Arun Rai" w:date="2026-10-11T16:04:00Z" w16du:dateUtc="2026-10-11T10:19:00Z">
            <w:rPr>
              <w:ins w:id="403" w:author="Arun Rai" w:date="2026-10-11T08:38:00Z" w16du:dateUtc="2026-10-11T02:53:00Z"/>
            </w:rPr>
          </w:rPrChange>
        </w:rPr>
        <w:pPrChange w:id="404" w:author="Arun Rai" w:date="2026-10-11T16:03:00Z" w16du:dateUtc="2026-10-11T10:18:00Z">
          <w:pPr>
            <w:ind w:left="360"/>
            <w:jc w:val="both"/>
          </w:pPr>
        </w:pPrChange>
      </w:pPr>
      <w:ins w:id="405" w:author="Arun Rai" w:date="2026-10-11T15:48:00Z" w16du:dateUtc="2026-10-11T10:03:00Z">
        <w:r w:rsidRPr="00022DEA">
          <w:rPr>
            <w:rFonts w:ascii="Times New Roman" w:hAnsi="Times New Roman" w:cs="Times New Roman"/>
          </w:rPr>
          <w:t xml:space="preserve">2.5 </w:t>
        </w:r>
      </w:ins>
      <w:ins w:id="406" w:author="Arun Rai" w:date="2026-10-11T08:38:00Z" w16du:dateUtc="2026-10-11T02:53:00Z">
        <w:r w:rsidR="00C13CB2" w:rsidRPr="00022DEA">
          <w:rPr>
            <w:rFonts w:ascii="Times New Roman" w:hAnsi="Times New Roman" w:cs="Times New Roman"/>
            <w:rPrChange w:id="407" w:author="Arun Rai" w:date="2026-10-11T16:04:00Z" w16du:dateUtc="2026-10-11T10:19:00Z">
              <w:rPr/>
            </w:rPrChange>
          </w:rPr>
          <w:t>Week 5 – Calculator disguise and SOS interaction</w:t>
        </w:r>
      </w:ins>
    </w:p>
    <w:p w14:paraId="2AF816D1" w14:textId="7E5BA91F" w:rsidR="00F63407" w:rsidRPr="00022DEA" w:rsidRDefault="00F63407" w:rsidP="00022DEA">
      <w:pPr>
        <w:ind w:left="360"/>
        <w:jc w:val="both"/>
        <w:rPr>
          <w:ins w:id="408" w:author="Arun Rai" w:date="2026-10-11T08:41:00Z" w16du:dateUtc="2026-10-11T02:56:00Z"/>
          <w:rFonts w:ascii="Times New Roman" w:hAnsi="Times New Roman" w:cs="Times New Roman"/>
        </w:rPr>
      </w:pPr>
      <w:ins w:id="409" w:author="Arun Rai" w:date="2026-10-11T08:33:00Z" w16du:dateUtc="2026-10-11T02:48:00Z">
        <w:r w:rsidRPr="00022DEA">
          <w:rPr>
            <w:rFonts w:ascii="Times New Roman" w:hAnsi="Times New Roman" w:cs="Times New Roman"/>
            <w:rPrChange w:id="410" w:author="Arun Rai" w:date="2026-10-11T16:04:00Z" w16du:dateUtc="2026-10-11T10:19:00Z">
              <w:rPr/>
            </w:rPrChange>
          </w:rPr>
          <w:t xml:space="preserve"> </w:t>
        </w:r>
      </w:ins>
      <w:ins w:id="411" w:author="Arun Rai" w:date="2026-10-11T08:38:00Z" w16du:dateUtc="2026-10-11T02:53:00Z">
        <w:r w:rsidR="00C13CB2" w:rsidRPr="00022DEA">
          <w:rPr>
            <w:rFonts w:ascii="Times New Roman" w:hAnsi="Times New Roman" w:cs="Times New Roman"/>
          </w:rPr>
          <w:t xml:space="preserve">I </w:t>
        </w:r>
      </w:ins>
      <w:ins w:id="412" w:author="Arun Rai" w:date="2026-10-11T08:39:00Z" w16du:dateUtc="2026-10-11T02:54:00Z">
        <w:r w:rsidR="00C13CB2" w:rsidRPr="00022DEA">
          <w:rPr>
            <w:rFonts w:ascii="Times New Roman" w:hAnsi="Times New Roman" w:cs="Times New Roman"/>
          </w:rPr>
          <w:t>worked on the issue of deploying SOS functionality and developed the idea of ensuring that the app was as easy to use as a calculator was</w:t>
        </w:r>
      </w:ins>
      <w:ins w:id="413" w:author="Arun Rai" w:date="2026-10-11T08:40:00Z" w16du:dateUtc="2026-10-11T02:55:00Z">
        <w:r w:rsidR="00C13CB2" w:rsidRPr="00022DEA">
          <w:rPr>
            <w:rFonts w:ascii="Times New Roman" w:hAnsi="Times New Roman" w:cs="Times New Roman"/>
          </w:rPr>
          <w:t xml:space="preserve">. The idea was to come up with a solution that would prevent the accidental deployment of SOS. The solution I came up with was to enable the sending of SOS as a way of </w:t>
        </w:r>
      </w:ins>
      <w:ins w:id="414" w:author="Arun Rai" w:date="2026-10-11T08:41:00Z" w16du:dateUtc="2026-10-11T02:56:00Z">
        <w:r w:rsidR="00C13CB2" w:rsidRPr="00022DEA">
          <w:rPr>
            <w:rFonts w:ascii="Times New Roman" w:hAnsi="Times New Roman" w:cs="Times New Roman"/>
          </w:rPr>
          <w:t>changing the app’s state.</w:t>
        </w:r>
      </w:ins>
    </w:p>
    <w:p w14:paraId="791FF6A6" w14:textId="77777777" w:rsidR="00C13CB2" w:rsidRPr="00022DEA" w:rsidRDefault="00C13CB2" w:rsidP="00022DEA">
      <w:pPr>
        <w:ind w:left="360"/>
        <w:jc w:val="both"/>
        <w:rPr>
          <w:ins w:id="415" w:author="Arun Rai" w:date="2026-10-11T08:41:00Z" w16du:dateUtc="2026-10-11T02:56:00Z"/>
          <w:rFonts w:ascii="Times New Roman" w:hAnsi="Times New Roman" w:cs="Times New Roman"/>
        </w:rPr>
      </w:pPr>
    </w:p>
    <w:p w14:paraId="65C04ED0" w14:textId="77777777" w:rsidR="003C2AFA" w:rsidRPr="007959DF" w:rsidRDefault="003C2AFA" w:rsidP="00022DEA">
      <w:pPr>
        <w:ind w:left="360"/>
        <w:jc w:val="both"/>
        <w:rPr>
          <w:ins w:id="416" w:author="Arun Rai" w:date="2026-10-11T16:03:00Z" w16du:dateUtc="2026-10-11T10:18:00Z"/>
          <w:rFonts w:ascii="Times New Roman" w:hAnsi="Times New Roman" w:cs="Times New Roman"/>
        </w:rPr>
      </w:pPr>
    </w:p>
    <w:p w14:paraId="2A1086C7" w14:textId="77777777" w:rsidR="003C2AFA" w:rsidRPr="00022DEA" w:rsidRDefault="003C2AFA">
      <w:pPr>
        <w:ind w:left="360"/>
        <w:jc w:val="both"/>
        <w:rPr>
          <w:ins w:id="417" w:author="Arun Rai" w:date="2026-10-11T15:53:00Z" w16du:dateUtc="2026-10-11T10:08:00Z"/>
          <w:rFonts w:ascii="Times New Roman" w:hAnsi="Times New Roman" w:cs="Times New Roman"/>
          <w:rPrChange w:id="418" w:author="Arun Rai" w:date="2026-10-11T16:04:00Z" w16du:dateUtc="2026-10-11T10:19:00Z">
            <w:rPr>
              <w:ins w:id="419" w:author="Arun Rai" w:date="2026-10-11T15:53:00Z" w16du:dateUtc="2026-10-11T10:08:00Z"/>
            </w:rPr>
          </w:rPrChange>
        </w:rPr>
        <w:pPrChange w:id="420" w:author="Arun Rai" w:date="2026-10-11T16:03:00Z" w16du:dateUtc="2026-10-11T10:18:00Z">
          <w:pPr/>
        </w:pPrChange>
      </w:pPr>
    </w:p>
    <w:p w14:paraId="537E238C" w14:textId="77777777" w:rsidR="006B6E86" w:rsidRPr="00022DEA" w:rsidRDefault="006B6E86" w:rsidP="00022DEA">
      <w:pPr>
        <w:jc w:val="both"/>
        <w:rPr>
          <w:ins w:id="421" w:author="Arun Rai" w:date="2026-10-11T15:54:00Z" w16du:dateUtc="2026-10-11T10:09:00Z"/>
          <w:rFonts w:ascii="Times New Roman" w:hAnsi="Times New Roman" w:cs="Times New Roman"/>
        </w:rPr>
      </w:pPr>
    </w:p>
    <w:p w14:paraId="4C1E6A08" w14:textId="77777777" w:rsidR="00FD56D3" w:rsidRPr="007959DF" w:rsidRDefault="00FD56D3" w:rsidP="00022DEA">
      <w:pPr>
        <w:jc w:val="both"/>
        <w:rPr>
          <w:ins w:id="422" w:author="Arun Rai" w:date="2026-10-11T15:54:00Z" w16du:dateUtc="2026-10-11T10:09:00Z"/>
          <w:rFonts w:ascii="Times New Roman" w:hAnsi="Times New Roman" w:cs="Times New Roman"/>
        </w:rPr>
      </w:pPr>
    </w:p>
    <w:p w14:paraId="32753A86" w14:textId="77777777" w:rsidR="00FD56D3" w:rsidRPr="00022DEA" w:rsidRDefault="00FD56D3">
      <w:pPr>
        <w:jc w:val="both"/>
        <w:rPr>
          <w:ins w:id="423" w:author="Arun Rai" w:date="2026-10-11T15:46:00Z" w16du:dateUtc="2026-10-11T10:01:00Z"/>
          <w:rFonts w:ascii="Times New Roman" w:hAnsi="Times New Roman" w:cs="Times New Roman"/>
          <w:rPrChange w:id="424" w:author="Arun Rai" w:date="2026-10-11T16:04:00Z" w16du:dateUtc="2026-10-11T10:19:00Z">
            <w:rPr>
              <w:ins w:id="425" w:author="Arun Rai" w:date="2026-10-11T15:46:00Z" w16du:dateUtc="2026-10-11T10:01:00Z"/>
            </w:rPr>
          </w:rPrChange>
        </w:rPr>
        <w:pPrChange w:id="426" w:author="Arun Rai" w:date="2026-10-11T16:03:00Z" w16du:dateUtc="2026-10-11T10:18:00Z">
          <w:pPr>
            <w:ind w:left="360"/>
            <w:jc w:val="both"/>
          </w:pPr>
        </w:pPrChange>
      </w:pPr>
    </w:p>
    <w:p w14:paraId="617041EF" w14:textId="77777777" w:rsidR="00712428" w:rsidRPr="00022DEA" w:rsidRDefault="00712428" w:rsidP="00022DEA">
      <w:pPr>
        <w:ind w:left="360"/>
        <w:jc w:val="both"/>
        <w:rPr>
          <w:ins w:id="427" w:author="Arun Rai" w:date="2026-10-11T15:45:00Z" w16du:dateUtc="2026-10-11T10:00:00Z"/>
          <w:rFonts w:ascii="Times New Roman" w:hAnsi="Times New Roman" w:cs="Times New Roman"/>
          <w:rPrChange w:id="428" w:author="Arun Rai" w:date="2026-10-11T16:04:00Z" w16du:dateUtc="2026-10-11T10:19:00Z">
            <w:rPr>
              <w:ins w:id="429" w:author="Arun Rai" w:date="2026-10-11T15:45:00Z" w16du:dateUtc="2026-10-11T10:00:00Z"/>
            </w:rPr>
          </w:rPrChange>
        </w:rPr>
      </w:pPr>
    </w:p>
    <w:p w14:paraId="2F9FCF3A" w14:textId="77777777" w:rsidR="00712428" w:rsidRPr="00022DEA" w:rsidRDefault="00712428" w:rsidP="00022DEA">
      <w:pPr>
        <w:ind w:left="360"/>
        <w:jc w:val="both"/>
        <w:rPr>
          <w:ins w:id="430" w:author="Arun Rai" w:date="2026-10-11T15:42:00Z" w16du:dateUtc="2026-10-11T09:57:00Z"/>
          <w:rFonts w:ascii="Times New Roman" w:hAnsi="Times New Roman" w:cs="Times New Roman"/>
          <w:rPrChange w:id="431" w:author="Arun Rai" w:date="2026-10-11T16:04:00Z" w16du:dateUtc="2026-10-11T10:19:00Z">
            <w:rPr>
              <w:ins w:id="432" w:author="Arun Rai" w:date="2026-10-11T15:42:00Z" w16du:dateUtc="2026-10-11T09:57:00Z"/>
            </w:rPr>
          </w:rPrChange>
        </w:rPr>
      </w:pPr>
    </w:p>
    <w:p w14:paraId="656580B9" w14:textId="77777777" w:rsidR="00D64F69" w:rsidRPr="00022DEA" w:rsidRDefault="00D64F69" w:rsidP="007959DF">
      <w:pPr>
        <w:ind w:left="360"/>
        <w:jc w:val="both"/>
        <w:rPr>
          <w:ins w:id="433" w:author="Arun Rai" w:date="2026-10-11T15:42:00Z" w16du:dateUtc="2026-10-11T09:57:00Z"/>
          <w:rFonts w:ascii="Times New Roman" w:hAnsi="Times New Roman" w:cs="Times New Roman"/>
        </w:rPr>
      </w:pPr>
    </w:p>
    <w:p w14:paraId="760E15E5" w14:textId="77777777" w:rsidR="00D64F69" w:rsidRPr="00022DEA" w:rsidRDefault="00D64F69" w:rsidP="007959DF">
      <w:pPr>
        <w:ind w:left="360"/>
        <w:jc w:val="both"/>
        <w:rPr>
          <w:ins w:id="434" w:author="Arun Rai" w:date="2026-10-11T07:44:00Z" w16du:dateUtc="2026-10-11T01:59:00Z"/>
          <w:rFonts w:ascii="Times New Roman" w:hAnsi="Times New Roman" w:cs="Times New Roman"/>
          <w:rPrChange w:id="435" w:author="Arun Rai" w:date="2026-10-11T16:04:00Z" w16du:dateUtc="2026-10-11T10:19:00Z">
            <w:rPr>
              <w:ins w:id="436" w:author="Arun Rai" w:date="2026-10-11T07:44:00Z" w16du:dateUtc="2026-10-11T01:59:00Z"/>
            </w:rPr>
          </w:rPrChange>
        </w:rPr>
      </w:pPr>
    </w:p>
    <w:p w14:paraId="44FEF407" w14:textId="77777777" w:rsidR="005C5083" w:rsidRPr="00022DEA" w:rsidRDefault="005C5083" w:rsidP="007959DF">
      <w:pPr>
        <w:ind w:left="360"/>
        <w:jc w:val="both"/>
        <w:rPr>
          <w:ins w:id="437" w:author="Arun Rai" w:date="2026-10-11T07:44:00Z" w16du:dateUtc="2026-10-11T01:59:00Z"/>
          <w:rFonts w:ascii="Times New Roman" w:hAnsi="Times New Roman" w:cs="Times New Roman"/>
          <w:rPrChange w:id="438" w:author="Arun Rai" w:date="2026-10-11T16:04:00Z" w16du:dateUtc="2026-10-11T10:19:00Z">
            <w:rPr>
              <w:ins w:id="439" w:author="Arun Rai" w:date="2026-10-11T07:44:00Z" w16du:dateUtc="2026-10-11T01:59:00Z"/>
            </w:rPr>
          </w:rPrChange>
        </w:rPr>
      </w:pPr>
    </w:p>
    <w:p w14:paraId="6FAF3984" w14:textId="77777777" w:rsidR="005C5083" w:rsidRPr="00022DEA" w:rsidRDefault="005C5083">
      <w:pPr>
        <w:ind w:left="360"/>
        <w:jc w:val="both"/>
        <w:rPr>
          <w:ins w:id="440" w:author="Arun Rai" w:date="2026-10-11T07:38:00Z" w16du:dateUtc="2026-10-11T01:53:00Z"/>
          <w:rFonts w:ascii="Times New Roman" w:hAnsi="Times New Roman" w:cs="Times New Roman"/>
          <w:rPrChange w:id="441" w:author="Arun Rai" w:date="2026-10-11T16:04:00Z" w16du:dateUtc="2026-10-11T10:19:00Z">
            <w:rPr>
              <w:ins w:id="442" w:author="Arun Rai" w:date="2026-10-11T07:38:00Z" w16du:dateUtc="2026-10-11T01:53:00Z"/>
            </w:rPr>
          </w:rPrChange>
        </w:rPr>
        <w:pPrChange w:id="443" w:author="Arun Rai" w:date="2026-10-11T16:03:00Z" w16du:dateUtc="2026-10-11T10:18:00Z">
          <w:pPr>
            <w:ind w:left="360"/>
          </w:pPr>
        </w:pPrChange>
      </w:pPr>
    </w:p>
    <w:p w14:paraId="19B1CE00" w14:textId="77777777" w:rsidR="00854A4F" w:rsidRPr="00022DEA" w:rsidRDefault="00854A4F">
      <w:pPr>
        <w:ind w:left="360"/>
        <w:jc w:val="both"/>
        <w:rPr>
          <w:ins w:id="444" w:author="Arun Rai" w:date="2026-10-11T07:38:00Z" w16du:dateUtc="2026-10-11T01:53:00Z"/>
          <w:rFonts w:ascii="Times New Roman" w:hAnsi="Times New Roman" w:cs="Times New Roman"/>
        </w:rPr>
        <w:pPrChange w:id="445" w:author="Arun Rai" w:date="2026-10-11T16:03:00Z" w16du:dateUtc="2026-10-11T10:18:00Z">
          <w:pPr>
            <w:ind w:left="360"/>
          </w:pPr>
        </w:pPrChange>
      </w:pPr>
    </w:p>
    <w:p w14:paraId="1E980253" w14:textId="77777777" w:rsidR="007149C8" w:rsidRPr="007959DF" w:rsidRDefault="007149C8">
      <w:pPr>
        <w:jc w:val="both"/>
        <w:rPr>
          <w:ins w:id="446" w:author="Arun Rai" w:date="2026-09-24T14:41:00Z" w16du:dateUtc="2026-09-24T08:56:00Z"/>
          <w:rFonts w:ascii="Times New Roman" w:hAnsi="Times New Roman" w:cs="Times New Roman"/>
        </w:rPr>
        <w:pPrChange w:id="447" w:author="Arun Rai" w:date="2026-10-11T16:05:00Z" w16du:dateUtc="2026-10-11T10:20:00Z">
          <w:pPr>
            <w:ind w:left="360"/>
            <w:jc w:val="both"/>
          </w:pPr>
        </w:pPrChange>
      </w:pPr>
    </w:p>
    <w:p w14:paraId="2723BB55" w14:textId="60576F95" w:rsidR="007149C8" w:rsidRDefault="007149C8" w:rsidP="00142CE6">
      <w:pPr>
        <w:pStyle w:val="Heading1"/>
        <w:numPr>
          <w:ilvl w:val="0"/>
          <w:numId w:val="2"/>
        </w:numPr>
        <w:jc w:val="both"/>
        <w:rPr>
          <w:ins w:id="448" w:author="Arun Rai" w:date="2026-10-11T16:04:00Z" w16du:dateUtc="2026-10-11T10:19:00Z"/>
          <w:rFonts w:ascii="Times New Roman" w:hAnsi="Times New Roman" w:cs="Times New Roman"/>
        </w:rPr>
      </w:pPr>
      <w:bookmarkStart w:id="449" w:name="_Toc242080248"/>
      <w:ins w:id="450" w:author="Arun Rai" w:date="2026-09-24T14:41:00Z" w16du:dateUtc="2026-09-24T08:56:00Z">
        <w:r w:rsidRPr="00022DEA">
          <w:rPr>
            <w:rFonts w:ascii="Times New Roman" w:hAnsi="Times New Roman" w:cs="Times New Roman"/>
            <w:rPrChange w:id="451" w:author="Arun Rai" w:date="2026-10-11T16:04:00Z" w16du:dateUtc="2026-10-11T10:19:00Z">
              <w:rPr>
                <w:rFonts w:asciiTheme="minorHAnsi" w:eastAsiaTheme="minorHAnsi" w:hAnsiTheme="minorHAnsi" w:cstheme="minorBidi"/>
                <w:color w:val="auto"/>
                <w:sz w:val="24"/>
                <w:szCs w:val="24"/>
              </w:rPr>
            </w:rPrChange>
          </w:rPr>
          <w:t>R</w:t>
        </w:r>
      </w:ins>
      <w:ins w:id="452" w:author="Arun Rai" w:date="2026-10-05T08:04:00Z" w16du:dateUtc="2026-10-05T02:19:00Z">
        <w:r w:rsidR="002E2DFD" w:rsidRPr="00022DEA">
          <w:rPr>
            <w:rFonts w:ascii="Times New Roman" w:hAnsi="Times New Roman" w:cs="Times New Roman"/>
          </w:rPr>
          <w:t>eflection on the</w:t>
        </w:r>
      </w:ins>
      <w:ins w:id="453" w:author="Arun Rai" w:date="2026-10-05T08:05:00Z" w16du:dateUtc="2026-10-05T02:20:00Z">
        <w:r w:rsidR="002E2DFD" w:rsidRPr="007959DF">
          <w:rPr>
            <w:rFonts w:ascii="Times New Roman" w:hAnsi="Times New Roman" w:cs="Times New Roman"/>
          </w:rPr>
          <w:t xml:space="preserve"> experience</w:t>
        </w:r>
      </w:ins>
      <w:bookmarkEnd w:id="449"/>
    </w:p>
    <w:p w14:paraId="00414DB7" w14:textId="77777777" w:rsidR="002052BC" w:rsidRDefault="002052BC" w:rsidP="002052BC">
      <w:pPr>
        <w:rPr>
          <w:ins w:id="454" w:author="Arun Rai" w:date="2026-10-11T16:05:00Z" w16du:dateUtc="2026-10-11T10:20:00Z"/>
          <w:rFonts w:ascii="Times New Roman" w:hAnsi="Times New Roman" w:cs="Times New Roman"/>
        </w:rPr>
      </w:pPr>
    </w:p>
    <w:p w14:paraId="3CEB8B98" w14:textId="77777777" w:rsidR="0029067B" w:rsidRDefault="0029067B" w:rsidP="002052BC">
      <w:pPr>
        <w:rPr>
          <w:ins w:id="455" w:author="Arun Rai" w:date="2026-10-11T16:05:00Z" w16du:dateUtc="2026-10-11T10:20:00Z"/>
          <w:rFonts w:ascii="Times New Roman" w:hAnsi="Times New Roman" w:cs="Times New Roman"/>
        </w:rPr>
      </w:pPr>
    </w:p>
    <w:p w14:paraId="320AFEE3" w14:textId="77777777" w:rsidR="0029067B" w:rsidRDefault="0029067B" w:rsidP="002052BC">
      <w:pPr>
        <w:rPr>
          <w:ins w:id="456" w:author="Arun Rai" w:date="2026-10-11T16:05:00Z" w16du:dateUtc="2026-10-11T10:20:00Z"/>
          <w:rFonts w:ascii="Times New Roman" w:hAnsi="Times New Roman" w:cs="Times New Roman"/>
        </w:rPr>
      </w:pPr>
    </w:p>
    <w:p w14:paraId="5951C07B" w14:textId="77777777" w:rsidR="0029067B" w:rsidRDefault="0029067B" w:rsidP="002052BC">
      <w:pPr>
        <w:rPr>
          <w:ins w:id="457" w:author="Arun Rai" w:date="2026-10-11T16:05:00Z" w16du:dateUtc="2026-10-11T10:20:00Z"/>
          <w:rFonts w:ascii="Times New Roman" w:hAnsi="Times New Roman" w:cs="Times New Roman"/>
        </w:rPr>
      </w:pPr>
    </w:p>
    <w:p w14:paraId="5A176092" w14:textId="77777777" w:rsidR="0029067B" w:rsidRDefault="0029067B" w:rsidP="002052BC">
      <w:pPr>
        <w:rPr>
          <w:ins w:id="458" w:author="Arun Rai" w:date="2026-10-11T16:05:00Z" w16du:dateUtc="2026-10-11T10:20:00Z"/>
          <w:rFonts w:ascii="Times New Roman" w:hAnsi="Times New Roman" w:cs="Times New Roman"/>
        </w:rPr>
      </w:pPr>
    </w:p>
    <w:p w14:paraId="3C68FDFF" w14:textId="77777777" w:rsidR="0029067B" w:rsidRDefault="0029067B" w:rsidP="002052BC">
      <w:pPr>
        <w:rPr>
          <w:ins w:id="459" w:author="Arun Rai" w:date="2026-10-11T16:05:00Z" w16du:dateUtc="2026-10-11T10:20:00Z"/>
          <w:rFonts w:ascii="Times New Roman" w:hAnsi="Times New Roman" w:cs="Times New Roman"/>
        </w:rPr>
      </w:pPr>
    </w:p>
    <w:p w14:paraId="460CC5F0" w14:textId="77777777" w:rsidR="0029067B" w:rsidRDefault="0029067B" w:rsidP="002052BC">
      <w:pPr>
        <w:rPr>
          <w:ins w:id="460" w:author="Arun Rai" w:date="2026-10-11T16:05:00Z" w16du:dateUtc="2026-10-11T10:20:00Z"/>
          <w:rFonts w:ascii="Times New Roman" w:hAnsi="Times New Roman" w:cs="Times New Roman"/>
        </w:rPr>
      </w:pPr>
    </w:p>
    <w:p w14:paraId="25F9592E" w14:textId="77777777" w:rsidR="0029067B" w:rsidRPr="0042535F" w:rsidRDefault="0029067B">
      <w:pPr>
        <w:rPr>
          <w:ins w:id="461" w:author="Arun Rai" w:date="2026-09-24T14:41:00Z" w16du:dateUtc="2026-09-24T08:56:00Z"/>
          <w:rFonts w:ascii="Times New Roman" w:hAnsi="Times New Roman" w:cs="Times New Roman"/>
          <w:rPrChange w:id="462" w:author="Arun Rai" w:date="2026-10-11T16:05:00Z" w16du:dateUtc="2026-10-11T10:20:00Z">
            <w:rPr>
              <w:ins w:id="463" w:author="Arun Rai" w:date="2026-09-24T14:41:00Z" w16du:dateUtc="2026-09-24T08:56:00Z"/>
            </w:rPr>
          </w:rPrChange>
        </w:rPr>
        <w:pPrChange w:id="464" w:author="Arun Rai" w:date="2026-10-11T16:04:00Z" w16du:dateUtc="2026-10-11T10:19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</w:p>
    <w:p w14:paraId="3D2A450C" w14:textId="77777777" w:rsidR="007149C8" w:rsidRPr="00022DEA" w:rsidRDefault="007149C8" w:rsidP="00022DEA">
      <w:pPr>
        <w:pStyle w:val="ListParagraph"/>
        <w:jc w:val="both"/>
        <w:rPr>
          <w:ins w:id="465" w:author="Arun Rai" w:date="2026-09-24T14:41:00Z" w16du:dateUtc="2026-09-24T08:56:00Z"/>
          <w:rFonts w:ascii="Times New Roman" w:hAnsi="Times New Roman" w:cs="Times New Roman"/>
        </w:rPr>
      </w:pPr>
    </w:p>
    <w:p w14:paraId="048AEDAE" w14:textId="77777777" w:rsidR="007149C8" w:rsidRPr="007959DF" w:rsidRDefault="007149C8" w:rsidP="00022DEA">
      <w:pPr>
        <w:pStyle w:val="ListParagraph"/>
        <w:jc w:val="both"/>
        <w:rPr>
          <w:ins w:id="466" w:author="Arun Rai" w:date="2026-09-24T14:41:00Z" w16du:dateUtc="2026-09-24T08:56:00Z"/>
          <w:rFonts w:ascii="Times New Roman" w:hAnsi="Times New Roman" w:cs="Times New Roman"/>
        </w:rPr>
      </w:pPr>
    </w:p>
    <w:p w14:paraId="738A04B0" w14:textId="77777777" w:rsidR="007149C8" w:rsidRPr="007959DF" w:rsidRDefault="007149C8" w:rsidP="007959DF">
      <w:pPr>
        <w:pStyle w:val="ListParagraph"/>
        <w:jc w:val="both"/>
        <w:rPr>
          <w:ins w:id="467" w:author="Arun Rai" w:date="2026-09-24T14:41:00Z" w16du:dateUtc="2026-09-24T08:56:00Z"/>
          <w:rFonts w:ascii="Times New Roman" w:hAnsi="Times New Roman" w:cs="Times New Roman"/>
        </w:rPr>
      </w:pPr>
    </w:p>
    <w:p w14:paraId="67C64846" w14:textId="77777777" w:rsidR="007149C8" w:rsidRPr="007959DF" w:rsidRDefault="007149C8" w:rsidP="007959DF">
      <w:pPr>
        <w:pStyle w:val="ListParagraph"/>
        <w:jc w:val="both"/>
        <w:rPr>
          <w:ins w:id="468" w:author="Arun Rai" w:date="2026-09-24T14:41:00Z" w16du:dateUtc="2026-09-24T08:56:00Z"/>
          <w:rFonts w:ascii="Times New Roman" w:hAnsi="Times New Roman" w:cs="Times New Roman"/>
        </w:rPr>
      </w:pPr>
    </w:p>
    <w:p w14:paraId="0149551C" w14:textId="77777777" w:rsidR="007149C8" w:rsidRPr="007959DF" w:rsidRDefault="007149C8" w:rsidP="007959DF">
      <w:pPr>
        <w:pStyle w:val="ListParagraph"/>
        <w:jc w:val="both"/>
        <w:rPr>
          <w:ins w:id="469" w:author="Arun Rai" w:date="2026-09-24T14:41:00Z" w16du:dateUtc="2026-09-24T08:56:00Z"/>
          <w:rFonts w:ascii="Times New Roman" w:hAnsi="Times New Roman" w:cs="Times New Roman"/>
        </w:rPr>
      </w:pPr>
    </w:p>
    <w:p w14:paraId="5DA7AE09" w14:textId="77777777" w:rsidR="007149C8" w:rsidRPr="007959DF" w:rsidRDefault="007149C8" w:rsidP="007959DF">
      <w:pPr>
        <w:pStyle w:val="ListParagraph"/>
        <w:jc w:val="both"/>
        <w:rPr>
          <w:ins w:id="470" w:author="Arun Rai" w:date="2026-09-24T14:41:00Z" w16du:dateUtc="2026-09-24T08:56:00Z"/>
          <w:rFonts w:ascii="Times New Roman" w:hAnsi="Times New Roman" w:cs="Times New Roman"/>
        </w:rPr>
      </w:pPr>
    </w:p>
    <w:p w14:paraId="75211266" w14:textId="77777777" w:rsidR="007149C8" w:rsidRPr="007959DF" w:rsidRDefault="007149C8" w:rsidP="007959DF">
      <w:pPr>
        <w:pStyle w:val="ListParagraph"/>
        <w:jc w:val="both"/>
        <w:rPr>
          <w:ins w:id="471" w:author="Arun Rai" w:date="2026-09-24T14:41:00Z" w16du:dateUtc="2026-09-24T08:56:00Z"/>
          <w:rFonts w:ascii="Times New Roman" w:hAnsi="Times New Roman" w:cs="Times New Roman"/>
        </w:rPr>
      </w:pPr>
    </w:p>
    <w:p w14:paraId="5ECA79CB" w14:textId="77777777" w:rsidR="007149C8" w:rsidRPr="007959DF" w:rsidRDefault="007149C8" w:rsidP="007959DF">
      <w:pPr>
        <w:pStyle w:val="ListParagraph"/>
        <w:jc w:val="both"/>
        <w:rPr>
          <w:ins w:id="472" w:author="Arun Rai" w:date="2026-09-24T14:41:00Z" w16du:dateUtc="2026-09-24T08:56:00Z"/>
          <w:rFonts w:ascii="Times New Roman" w:hAnsi="Times New Roman" w:cs="Times New Roman"/>
        </w:rPr>
      </w:pPr>
    </w:p>
    <w:p w14:paraId="3C6CF1B5" w14:textId="77777777" w:rsidR="007149C8" w:rsidRPr="007959DF" w:rsidRDefault="007149C8" w:rsidP="007959DF">
      <w:pPr>
        <w:pStyle w:val="ListParagraph"/>
        <w:jc w:val="both"/>
        <w:rPr>
          <w:ins w:id="473" w:author="Arun Rai" w:date="2026-09-24T14:41:00Z" w16du:dateUtc="2026-09-24T08:56:00Z"/>
          <w:rFonts w:ascii="Times New Roman" w:hAnsi="Times New Roman" w:cs="Times New Roman"/>
        </w:rPr>
      </w:pPr>
    </w:p>
    <w:p w14:paraId="15DBC97B" w14:textId="77777777" w:rsidR="007149C8" w:rsidRPr="007959DF" w:rsidRDefault="007149C8" w:rsidP="007959DF">
      <w:pPr>
        <w:pStyle w:val="ListParagraph"/>
        <w:jc w:val="both"/>
        <w:rPr>
          <w:ins w:id="474" w:author="Arun Rai" w:date="2026-09-24T14:41:00Z" w16du:dateUtc="2026-09-24T08:56:00Z"/>
          <w:rFonts w:ascii="Times New Roman" w:hAnsi="Times New Roman" w:cs="Times New Roman"/>
        </w:rPr>
      </w:pPr>
    </w:p>
    <w:p w14:paraId="792D5883" w14:textId="77777777" w:rsidR="007149C8" w:rsidRPr="007959DF" w:rsidRDefault="007149C8" w:rsidP="007959DF">
      <w:pPr>
        <w:pStyle w:val="ListParagraph"/>
        <w:jc w:val="both"/>
        <w:rPr>
          <w:ins w:id="475" w:author="Arun Rai" w:date="2026-09-24T14:41:00Z" w16du:dateUtc="2026-09-24T08:56:00Z"/>
          <w:rFonts w:ascii="Times New Roman" w:hAnsi="Times New Roman" w:cs="Times New Roman"/>
        </w:rPr>
      </w:pPr>
    </w:p>
    <w:p w14:paraId="116FF5AC" w14:textId="77777777" w:rsidR="007149C8" w:rsidRPr="007959DF" w:rsidRDefault="007149C8" w:rsidP="007959DF">
      <w:pPr>
        <w:pStyle w:val="ListParagraph"/>
        <w:jc w:val="both"/>
        <w:rPr>
          <w:ins w:id="476" w:author="Arun Rai" w:date="2026-09-24T14:41:00Z" w16du:dateUtc="2026-09-24T08:56:00Z"/>
          <w:rFonts w:ascii="Times New Roman" w:hAnsi="Times New Roman" w:cs="Times New Roman"/>
        </w:rPr>
      </w:pPr>
    </w:p>
    <w:p w14:paraId="5426074D" w14:textId="77777777" w:rsidR="007149C8" w:rsidRPr="007959DF" w:rsidRDefault="007149C8" w:rsidP="007959DF">
      <w:pPr>
        <w:pStyle w:val="ListParagraph"/>
        <w:jc w:val="both"/>
        <w:rPr>
          <w:ins w:id="477" w:author="Arun Rai" w:date="2026-09-24T14:41:00Z" w16du:dateUtc="2026-09-24T08:56:00Z"/>
          <w:rFonts w:ascii="Times New Roman" w:hAnsi="Times New Roman" w:cs="Times New Roman"/>
        </w:rPr>
      </w:pPr>
    </w:p>
    <w:p w14:paraId="73442AC1" w14:textId="77777777" w:rsidR="007149C8" w:rsidRPr="007959DF" w:rsidRDefault="007149C8" w:rsidP="007959DF">
      <w:pPr>
        <w:pStyle w:val="ListParagraph"/>
        <w:jc w:val="both"/>
        <w:rPr>
          <w:ins w:id="478" w:author="Arun Rai" w:date="2026-09-24T14:41:00Z" w16du:dateUtc="2026-09-24T08:56:00Z"/>
          <w:rFonts w:ascii="Times New Roman" w:hAnsi="Times New Roman" w:cs="Times New Roman"/>
        </w:rPr>
      </w:pPr>
    </w:p>
    <w:p w14:paraId="583C7547" w14:textId="77777777" w:rsidR="007149C8" w:rsidRPr="007959DF" w:rsidRDefault="007149C8" w:rsidP="007959DF">
      <w:pPr>
        <w:pStyle w:val="ListParagraph"/>
        <w:jc w:val="both"/>
        <w:rPr>
          <w:ins w:id="479" w:author="Arun Rai" w:date="2026-09-24T14:41:00Z" w16du:dateUtc="2026-09-24T08:56:00Z"/>
          <w:rFonts w:ascii="Times New Roman" w:hAnsi="Times New Roman" w:cs="Times New Roman"/>
        </w:rPr>
      </w:pPr>
    </w:p>
    <w:p w14:paraId="25986D11" w14:textId="77777777" w:rsidR="007149C8" w:rsidRPr="007959DF" w:rsidRDefault="007149C8" w:rsidP="007959DF">
      <w:pPr>
        <w:pStyle w:val="ListParagraph"/>
        <w:jc w:val="both"/>
        <w:rPr>
          <w:ins w:id="480" w:author="Arun Rai" w:date="2026-09-24T14:41:00Z" w16du:dateUtc="2026-09-24T08:56:00Z"/>
          <w:rFonts w:ascii="Times New Roman" w:hAnsi="Times New Roman" w:cs="Times New Roman"/>
        </w:rPr>
      </w:pPr>
    </w:p>
    <w:p w14:paraId="15FC1024" w14:textId="77777777" w:rsidR="007149C8" w:rsidRPr="007959DF" w:rsidRDefault="007149C8" w:rsidP="007959DF">
      <w:pPr>
        <w:pStyle w:val="ListParagraph"/>
        <w:jc w:val="both"/>
        <w:rPr>
          <w:ins w:id="481" w:author="Arun Rai" w:date="2026-09-24T14:41:00Z" w16du:dateUtc="2026-09-24T08:56:00Z"/>
          <w:rFonts w:ascii="Times New Roman" w:hAnsi="Times New Roman" w:cs="Times New Roman"/>
        </w:rPr>
      </w:pPr>
    </w:p>
    <w:p w14:paraId="6C5EF159" w14:textId="77777777" w:rsidR="007149C8" w:rsidRPr="007959DF" w:rsidRDefault="007149C8" w:rsidP="007959DF">
      <w:pPr>
        <w:pStyle w:val="ListParagraph"/>
        <w:jc w:val="both"/>
        <w:rPr>
          <w:ins w:id="482" w:author="Arun Rai" w:date="2026-09-24T14:41:00Z" w16du:dateUtc="2026-09-24T08:56:00Z"/>
          <w:rFonts w:ascii="Times New Roman" w:hAnsi="Times New Roman" w:cs="Times New Roman"/>
        </w:rPr>
      </w:pPr>
    </w:p>
    <w:p w14:paraId="58A45664" w14:textId="77777777" w:rsidR="007149C8" w:rsidRPr="007959DF" w:rsidRDefault="007149C8" w:rsidP="007959DF">
      <w:pPr>
        <w:pStyle w:val="ListParagraph"/>
        <w:jc w:val="both"/>
        <w:rPr>
          <w:ins w:id="483" w:author="Arun Rai" w:date="2026-09-24T14:41:00Z" w16du:dateUtc="2026-09-24T08:56:00Z"/>
          <w:rFonts w:ascii="Times New Roman" w:hAnsi="Times New Roman" w:cs="Times New Roman"/>
        </w:rPr>
      </w:pPr>
    </w:p>
    <w:p w14:paraId="2E201449" w14:textId="77777777" w:rsidR="007149C8" w:rsidRPr="007959DF" w:rsidRDefault="007149C8" w:rsidP="007959DF">
      <w:pPr>
        <w:pStyle w:val="ListParagraph"/>
        <w:jc w:val="both"/>
        <w:rPr>
          <w:ins w:id="484" w:author="Arun Rai" w:date="2026-09-24T14:41:00Z" w16du:dateUtc="2026-09-24T08:56:00Z"/>
          <w:rFonts w:ascii="Times New Roman" w:hAnsi="Times New Roman" w:cs="Times New Roman"/>
        </w:rPr>
      </w:pPr>
    </w:p>
    <w:p w14:paraId="4811463F" w14:textId="77777777" w:rsidR="007149C8" w:rsidRPr="007959DF" w:rsidRDefault="007149C8" w:rsidP="007959DF">
      <w:pPr>
        <w:pStyle w:val="ListParagraph"/>
        <w:jc w:val="both"/>
        <w:rPr>
          <w:ins w:id="485" w:author="Arun Rai" w:date="2026-09-24T14:41:00Z" w16du:dateUtc="2026-09-24T08:56:00Z"/>
          <w:rFonts w:ascii="Times New Roman" w:hAnsi="Times New Roman" w:cs="Times New Roman"/>
        </w:rPr>
      </w:pPr>
    </w:p>
    <w:p w14:paraId="5247A00F" w14:textId="77777777" w:rsidR="007149C8" w:rsidRPr="007959DF" w:rsidRDefault="007149C8" w:rsidP="007959DF">
      <w:pPr>
        <w:pStyle w:val="ListParagraph"/>
        <w:jc w:val="both"/>
        <w:rPr>
          <w:ins w:id="486" w:author="Arun Rai" w:date="2026-09-24T14:41:00Z" w16du:dateUtc="2026-09-24T08:56:00Z"/>
          <w:rFonts w:ascii="Times New Roman" w:hAnsi="Times New Roman" w:cs="Times New Roman"/>
        </w:rPr>
      </w:pPr>
    </w:p>
    <w:p w14:paraId="0ABA65A2" w14:textId="77777777" w:rsidR="007149C8" w:rsidRPr="007959DF" w:rsidRDefault="007149C8" w:rsidP="007959DF">
      <w:pPr>
        <w:pStyle w:val="ListParagraph"/>
        <w:jc w:val="both"/>
        <w:rPr>
          <w:ins w:id="487" w:author="Arun Rai" w:date="2026-09-24T14:41:00Z" w16du:dateUtc="2026-09-24T08:56:00Z"/>
          <w:rFonts w:ascii="Times New Roman" w:hAnsi="Times New Roman" w:cs="Times New Roman"/>
        </w:rPr>
      </w:pPr>
    </w:p>
    <w:p w14:paraId="59381F8E" w14:textId="77777777" w:rsidR="007149C8" w:rsidRPr="007959DF" w:rsidRDefault="007149C8" w:rsidP="007959DF">
      <w:pPr>
        <w:pStyle w:val="ListParagraph"/>
        <w:jc w:val="both"/>
        <w:rPr>
          <w:ins w:id="488" w:author="Arun Rai" w:date="2026-09-24T14:41:00Z" w16du:dateUtc="2026-09-24T08:56:00Z"/>
          <w:rFonts w:ascii="Times New Roman" w:hAnsi="Times New Roman" w:cs="Times New Roman"/>
        </w:rPr>
      </w:pPr>
    </w:p>
    <w:p w14:paraId="77D7D429" w14:textId="77777777" w:rsidR="007149C8" w:rsidRPr="007959DF" w:rsidRDefault="007149C8" w:rsidP="007959DF">
      <w:pPr>
        <w:pStyle w:val="ListParagraph"/>
        <w:jc w:val="both"/>
        <w:rPr>
          <w:ins w:id="489" w:author="Arun Rai" w:date="2026-09-24T14:41:00Z" w16du:dateUtc="2026-09-24T08:56:00Z"/>
          <w:rFonts w:ascii="Times New Roman" w:hAnsi="Times New Roman" w:cs="Times New Roman"/>
        </w:rPr>
      </w:pPr>
    </w:p>
    <w:p w14:paraId="638DE07C" w14:textId="77777777" w:rsidR="007149C8" w:rsidRPr="007959DF" w:rsidRDefault="007149C8" w:rsidP="007959DF">
      <w:pPr>
        <w:pStyle w:val="ListParagraph"/>
        <w:jc w:val="both"/>
        <w:rPr>
          <w:ins w:id="490" w:author="Arun Rai" w:date="2026-09-24T14:41:00Z" w16du:dateUtc="2026-09-24T08:56:00Z"/>
          <w:rFonts w:ascii="Times New Roman" w:hAnsi="Times New Roman" w:cs="Times New Roman"/>
        </w:rPr>
      </w:pPr>
    </w:p>
    <w:p w14:paraId="2DE59043" w14:textId="77777777" w:rsidR="007149C8" w:rsidRPr="007959DF" w:rsidRDefault="007149C8" w:rsidP="007959DF">
      <w:pPr>
        <w:pStyle w:val="ListParagraph"/>
        <w:jc w:val="both"/>
        <w:rPr>
          <w:ins w:id="491" w:author="Arun Rai" w:date="2026-09-24T14:42:00Z" w16du:dateUtc="2026-09-24T08:57:00Z"/>
          <w:rFonts w:ascii="Times New Roman" w:hAnsi="Times New Roman" w:cs="Times New Roman"/>
        </w:rPr>
      </w:pPr>
    </w:p>
    <w:p w14:paraId="339F8D76" w14:textId="77777777" w:rsidR="007149C8" w:rsidRPr="007959DF" w:rsidRDefault="007149C8" w:rsidP="007959DF">
      <w:pPr>
        <w:pStyle w:val="ListParagraph"/>
        <w:jc w:val="both"/>
        <w:rPr>
          <w:ins w:id="492" w:author="Arun Rai" w:date="2026-09-24T14:42:00Z" w16du:dateUtc="2026-09-24T08:57:00Z"/>
          <w:rFonts w:ascii="Times New Roman" w:hAnsi="Times New Roman" w:cs="Times New Roman"/>
        </w:rPr>
      </w:pPr>
    </w:p>
    <w:p w14:paraId="0460A7D6" w14:textId="77777777" w:rsidR="007149C8" w:rsidRPr="007959DF" w:rsidRDefault="007149C8" w:rsidP="007959DF">
      <w:pPr>
        <w:pStyle w:val="ListParagraph"/>
        <w:jc w:val="both"/>
        <w:rPr>
          <w:ins w:id="493" w:author="Arun Rai" w:date="2026-09-24T14:42:00Z" w16du:dateUtc="2026-09-24T08:57:00Z"/>
          <w:rFonts w:ascii="Times New Roman" w:hAnsi="Times New Roman" w:cs="Times New Roman"/>
        </w:rPr>
      </w:pPr>
    </w:p>
    <w:p w14:paraId="7384777F" w14:textId="77777777" w:rsidR="007149C8" w:rsidRPr="007959DF" w:rsidRDefault="007149C8" w:rsidP="007959DF">
      <w:pPr>
        <w:pStyle w:val="ListParagraph"/>
        <w:jc w:val="both"/>
        <w:rPr>
          <w:ins w:id="494" w:author="Arun Rai" w:date="2026-09-24T14:42:00Z" w16du:dateUtc="2026-09-24T08:57:00Z"/>
          <w:rFonts w:ascii="Times New Roman" w:hAnsi="Times New Roman" w:cs="Times New Roman"/>
        </w:rPr>
      </w:pPr>
    </w:p>
    <w:p w14:paraId="0F0CB358" w14:textId="77777777" w:rsidR="007149C8" w:rsidRPr="007959DF" w:rsidRDefault="007149C8" w:rsidP="007959DF">
      <w:pPr>
        <w:pStyle w:val="ListParagraph"/>
        <w:jc w:val="both"/>
        <w:rPr>
          <w:ins w:id="495" w:author="Arun Rai" w:date="2026-09-24T14:42:00Z" w16du:dateUtc="2026-09-24T08:57:00Z"/>
          <w:rFonts w:ascii="Times New Roman" w:hAnsi="Times New Roman" w:cs="Times New Roman"/>
        </w:rPr>
      </w:pPr>
    </w:p>
    <w:p w14:paraId="0BDACC1F" w14:textId="77777777" w:rsidR="007149C8" w:rsidRPr="007959DF" w:rsidRDefault="007149C8" w:rsidP="007959DF">
      <w:pPr>
        <w:pStyle w:val="ListParagraph"/>
        <w:jc w:val="both"/>
        <w:rPr>
          <w:ins w:id="496" w:author="Arun Rai" w:date="2026-09-24T14:42:00Z" w16du:dateUtc="2026-09-24T08:57:00Z"/>
          <w:rFonts w:ascii="Times New Roman" w:hAnsi="Times New Roman" w:cs="Times New Roman"/>
        </w:rPr>
      </w:pPr>
    </w:p>
    <w:p w14:paraId="4D70B16E" w14:textId="77777777" w:rsidR="007149C8" w:rsidRPr="007959DF" w:rsidRDefault="007149C8" w:rsidP="007959DF">
      <w:pPr>
        <w:pStyle w:val="ListParagraph"/>
        <w:jc w:val="both"/>
        <w:rPr>
          <w:ins w:id="497" w:author="Arun Rai" w:date="2026-09-24T14:42:00Z" w16du:dateUtc="2026-09-24T08:57:00Z"/>
          <w:rFonts w:ascii="Times New Roman" w:hAnsi="Times New Roman" w:cs="Times New Roman"/>
        </w:rPr>
      </w:pPr>
    </w:p>
    <w:p w14:paraId="14378782" w14:textId="77777777" w:rsidR="007149C8" w:rsidRPr="007959DF" w:rsidRDefault="007149C8" w:rsidP="007959DF">
      <w:pPr>
        <w:pStyle w:val="ListParagraph"/>
        <w:jc w:val="both"/>
        <w:rPr>
          <w:ins w:id="498" w:author="Arun Rai" w:date="2026-09-24T14:42:00Z" w16du:dateUtc="2026-09-24T08:57:00Z"/>
          <w:rFonts w:ascii="Times New Roman" w:hAnsi="Times New Roman" w:cs="Times New Roman"/>
        </w:rPr>
      </w:pPr>
    </w:p>
    <w:p w14:paraId="07F807C9" w14:textId="77777777" w:rsidR="007149C8" w:rsidRPr="007959DF" w:rsidRDefault="007149C8" w:rsidP="007959DF">
      <w:pPr>
        <w:pStyle w:val="ListParagraph"/>
        <w:jc w:val="both"/>
        <w:rPr>
          <w:ins w:id="499" w:author="Arun Rai" w:date="2026-09-24T14:42:00Z" w16du:dateUtc="2026-09-24T08:57:00Z"/>
          <w:rFonts w:ascii="Times New Roman" w:hAnsi="Times New Roman" w:cs="Times New Roman"/>
        </w:rPr>
      </w:pPr>
    </w:p>
    <w:p w14:paraId="11980AEB" w14:textId="77777777" w:rsidR="007149C8" w:rsidRPr="007959DF" w:rsidRDefault="007149C8" w:rsidP="007959DF">
      <w:pPr>
        <w:pStyle w:val="ListParagraph"/>
        <w:jc w:val="both"/>
        <w:rPr>
          <w:ins w:id="500" w:author="Arun Rai" w:date="2026-09-24T14:42:00Z" w16du:dateUtc="2026-09-24T08:57:00Z"/>
          <w:rFonts w:ascii="Times New Roman" w:hAnsi="Times New Roman" w:cs="Times New Roman"/>
        </w:rPr>
      </w:pPr>
    </w:p>
    <w:p w14:paraId="1FF61CC8" w14:textId="77777777" w:rsidR="007149C8" w:rsidRPr="007959DF" w:rsidRDefault="007149C8" w:rsidP="007959DF">
      <w:pPr>
        <w:pStyle w:val="ListParagraph"/>
        <w:jc w:val="both"/>
        <w:rPr>
          <w:ins w:id="501" w:author="Arun Rai" w:date="2026-09-24T14:42:00Z" w16du:dateUtc="2026-09-24T08:57:00Z"/>
          <w:rFonts w:ascii="Times New Roman" w:hAnsi="Times New Roman" w:cs="Times New Roman"/>
        </w:rPr>
      </w:pPr>
    </w:p>
    <w:p w14:paraId="7DAC25E6" w14:textId="77777777" w:rsidR="007149C8" w:rsidRPr="007959DF" w:rsidRDefault="007149C8" w:rsidP="007959DF">
      <w:pPr>
        <w:pStyle w:val="ListParagraph"/>
        <w:jc w:val="both"/>
        <w:rPr>
          <w:ins w:id="502" w:author="Arun Rai" w:date="2026-09-24T14:42:00Z" w16du:dateUtc="2026-09-24T08:57:00Z"/>
          <w:rFonts w:ascii="Times New Roman" w:hAnsi="Times New Roman" w:cs="Times New Roman"/>
        </w:rPr>
      </w:pPr>
    </w:p>
    <w:p w14:paraId="66C29E41" w14:textId="77777777" w:rsidR="007149C8" w:rsidRPr="007959DF" w:rsidRDefault="007149C8" w:rsidP="007959DF">
      <w:pPr>
        <w:pStyle w:val="ListParagraph"/>
        <w:jc w:val="both"/>
        <w:rPr>
          <w:ins w:id="503" w:author="Arun Rai" w:date="2026-09-24T14:42:00Z" w16du:dateUtc="2026-09-24T08:57:00Z"/>
          <w:rFonts w:ascii="Times New Roman" w:hAnsi="Times New Roman" w:cs="Times New Roman"/>
        </w:rPr>
      </w:pPr>
    </w:p>
    <w:p w14:paraId="115AD75A" w14:textId="77777777" w:rsidR="007149C8" w:rsidRPr="007959DF" w:rsidRDefault="007149C8" w:rsidP="007959DF">
      <w:pPr>
        <w:pStyle w:val="ListParagraph"/>
        <w:jc w:val="both"/>
        <w:rPr>
          <w:ins w:id="504" w:author="Arun Rai" w:date="2026-09-24T14:42:00Z" w16du:dateUtc="2026-09-24T08:57:00Z"/>
          <w:rFonts w:ascii="Times New Roman" w:hAnsi="Times New Roman" w:cs="Times New Roman"/>
        </w:rPr>
      </w:pPr>
    </w:p>
    <w:p w14:paraId="1DCC413F" w14:textId="77777777" w:rsidR="007149C8" w:rsidRPr="007959DF" w:rsidRDefault="007149C8" w:rsidP="007959DF">
      <w:pPr>
        <w:pStyle w:val="ListParagraph"/>
        <w:jc w:val="both"/>
        <w:rPr>
          <w:ins w:id="505" w:author="Arun Rai" w:date="2026-09-24T14:42:00Z" w16du:dateUtc="2026-09-24T08:57:00Z"/>
          <w:rFonts w:ascii="Times New Roman" w:hAnsi="Times New Roman" w:cs="Times New Roman"/>
        </w:rPr>
      </w:pPr>
    </w:p>
    <w:p w14:paraId="0F5DF793" w14:textId="77777777" w:rsidR="007149C8" w:rsidRPr="007959DF" w:rsidRDefault="007149C8" w:rsidP="007959DF">
      <w:pPr>
        <w:pStyle w:val="ListParagraph"/>
        <w:jc w:val="both"/>
        <w:rPr>
          <w:ins w:id="506" w:author="Arun Rai" w:date="2026-09-24T14:42:00Z" w16du:dateUtc="2026-09-24T08:57:00Z"/>
          <w:rFonts w:ascii="Times New Roman" w:hAnsi="Times New Roman" w:cs="Times New Roman"/>
        </w:rPr>
      </w:pPr>
    </w:p>
    <w:p w14:paraId="0D72C017" w14:textId="7B0F7380" w:rsidR="007149C8" w:rsidRPr="00022DEA" w:rsidRDefault="002E2DFD">
      <w:pPr>
        <w:pStyle w:val="Heading1"/>
        <w:numPr>
          <w:ilvl w:val="0"/>
          <w:numId w:val="2"/>
        </w:numPr>
        <w:jc w:val="both"/>
        <w:rPr>
          <w:ins w:id="507" w:author="Arun Rai" w:date="2026-09-24T14:42:00Z" w16du:dateUtc="2026-09-24T08:57:00Z"/>
          <w:rFonts w:ascii="Times New Roman" w:hAnsi="Times New Roman" w:cs="Times New Roman"/>
          <w:rPrChange w:id="508" w:author="Arun Rai" w:date="2026-10-11T16:04:00Z" w16du:dateUtc="2026-10-11T10:19:00Z">
            <w:rPr>
              <w:ins w:id="509" w:author="Arun Rai" w:date="2026-09-24T14:42:00Z" w16du:dateUtc="2026-09-24T08:57:00Z"/>
            </w:rPr>
          </w:rPrChange>
        </w:rPr>
        <w:pPrChange w:id="510" w:author="Arun Rai" w:date="2026-10-11T16:04:00Z" w16du:dateUtc="2026-10-11T10:19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511" w:name="_Toc242080249"/>
      <w:ins w:id="512" w:author="Arun Rai" w:date="2026-10-05T08:05:00Z" w16du:dateUtc="2026-10-05T02:20:00Z">
        <w:r w:rsidRPr="007959DF">
          <w:rPr>
            <w:rFonts w:ascii="Times New Roman" w:hAnsi="Times New Roman" w:cs="Times New Roman"/>
          </w:rPr>
          <w:lastRenderedPageBreak/>
          <w:t>Cretical analysis</w:t>
        </w:r>
      </w:ins>
      <w:bookmarkEnd w:id="511"/>
    </w:p>
    <w:p w14:paraId="02ECD20A" w14:textId="77777777" w:rsidR="007149C8" w:rsidRPr="00022DEA" w:rsidRDefault="007149C8" w:rsidP="00022DEA">
      <w:pPr>
        <w:pStyle w:val="ListParagraph"/>
        <w:jc w:val="both"/>
        <w:rPr>
          <w:ins w:id="513" w:author="Arun Rai" w:date="2026-09-24T14:42:00Z" w16du:dateUtc="2026-09-24T08:57:00Z"/>
          <w:rFonts w:ascii="Times New Roman" w:hAnsi="Times New Roman" w:cs="Times New Roman"/>
        </w:rPr>
      </w:pPr>
    </w:p>
    <w:p w14:paraId="492A6595" w14:textId="77777777" w:rsidR="007149C8" w:rsidRPr="007959DF" w:rsidRDefault="007149C8" w:rsidP="00022DEA">
      <w:pPr>
        <w:pStyle w:val="ListParagraph"/>
        <w:jc w:val="both"/>
        <w:rPr>
          <w:ins w:id="514" w:author="Arun Rai" w:date="2026-09-24T14:42:00Z" w16du:dateUtc="2026-09-24T08:57:00Z"/>
          <w:rFonts w:ascii="Times New Roman" w:hAnsi="Times New Roman" w:cs="Times New Roman"/>
        </w:rPr>
      </w:pPr>
    </w:p>
    <w:p w14:paraId="333A62A6" w14:textId="77777777" w:rsidR="007149C8" w:rsidRPr="007959DF" w:rsidRDefault="007149C8" w:rsidP="007959DF">
      <w:pPr>
        <w:pStyle w:val="ListParagraph"/>
        <w:jc w:val="both"/>
        <w:rPr>
          <w:ins w:id="515" w:author="Arun Rai" w:date="2026-09-24T14:42:00Z" w16du:dateUtc="2026-09-24T08:57:00Z"/>
          <w:rFonts w:ascii="Times New Roman" w:hAnsi="Times New Roman" w:cs="Times New Roman"/>
        </w:rPr>
      </w:pPr>
    </w:p>
    <w:p w14:paraId="0026FD0D" w14:textId="77777777" w:rsidR="007149C8" w:rsidRPr="007959DF" w:rsidRDefault="007149C8" w:rsidP="007959DF">
      <w:pPr>
        <w:pStyle w:val="ListParagraph"/>
        <w:jc w:val="both"/>
        <w:rPr>
          <w:ins w:id="516" w:author="Arun Rai" w:date="2026-09-24T14:42:00Z" w16du:dateUtc="2026-09-24T08:57:00Z"/>
          <w:rFonts w:ascii="Times New Roman" w:hAnsi="Times New Roman" w:cs="Times New Roman"/>
        </w:rPr>
      </w:pPr>
    </w:p>
    <w:p w14:paraId="478A1C87" w14:textId="77777777" w:rsidR="007149C8" w:rsidRPr="007959DF" w:rsidRDefault="007149C8" w:rsidP="007959DF">
      <w:pPr>
        <w:pStyle w:val="ListParagraph"/>
        <w:jc w:val="both"/>
        <w:rPr>
          <w:ins w:id="517" w:author="Arun Rai" w:date="2026-09-24T14:42:00Z" w16du:dateUtc="2026-09-24T08:57:00Z"/>
          <w:rFonts w:ascii="Times New Roman" w:hAnsi="Times New Roman" w:cs="Times New Roman"/>
        </w:rPr>
      </w:pPr>
    </w:p>
    <w:p w14:paraId="64557AA3" w14:textId="77777777" w:rsidR="007149C8" w:rsidRPr="007959DF" w:rsidRDefault="007149C8" w:rsidP="007959DF">
      <w:pPr>
        <w:pStyle w:val="ListParagraph"/>
        <w:jc w:val="both"/>
        <w:rPr>
          <w:ins w:id="518" w:author="Arun Rai" w:date="2026-09-24T14:42:00Z" w16du:dateUtc="2026-09-24T08:57:00Z"/>
          <w:rFonts w:ascii="Times New Roman" w:hAnsi="Times New Roman" w:cs="Times New Roman"/>
        </w:rPr>
      </w:pPr>
    </w:p>
    <w:p w14:paraId="6863BEFB" w14:textId="77777777" w:rsidR="007149C8" w:rsidRPr="007959DF" w:rsidRDefault="007149C8" w:rsidP="007959DF">
      <w:pPr>
        <w:pStyle w:val="ListParagraph"/>
        <w:jc w:val="both"/>
        <w:rPr>
          <w:ins w:id="519" w:author="Arun Rai" w:date="2026-09-24T14:42:00Z" w16du:dateUtc="2026-09-24T08:57:00Z"/>
          <w:rFonts w:ascii="Times New Roman" w:hAnsi="Times New Roman" w:cs="Times New Roman"/>
        </w:rPr>
      </w:pPr>
    </w:p>
    <w:p w14:paraId="579D0A17" w14:textId="77777777" w:rsidR="007149C8" w:rsidRPr="007959DF" w:rsidRDefault="007149C8" w:rsidP="007959DF">
      <w:pPr>
        <w:pStyle w:val="ListParagraph"/>
        <w:jc w:val="both"/>
        <w:rPr>
          <w:ins w:id="520" w:author="Arun Rai" w:date="2026-09-24T14:42:00Z" w16du:dateUtc="2026-09-24T08:57:00Z"/>
          <w:rFonts w:ascii="Times New Roman" w:hAnsi="Times New Roman" w:cs="Times New Roman"/>
        </w:rPr>
      </w:pPr>
    </w:p>
    <w:p w14:paraId="0C6F8068" w14:textId="77777777" w:rsidR="007149C8" w:rsidRPr="007959DF" w:rsidRDefault="007149C8" w:rsidP="007959DF">
      <w:pPr>
        <w:pStyle w:val="ListParagraph"/>
        <w:jc w:val="both"/>
        <w:rPr>
          <w:ins w:id="521" w:author="Arun Rai" w:date="2026-09-24T14:42:00Z" w16du:dateUtc="2026-09-24T08:57:00Z"/>
          <w:rFonts w:ascii="Times New Roman" w:hAnsi="Times New Roman" w:cs="Times New Roman"/>
        </w:rPr>
      </w:pPr>
    </w:p>
    <w:p w14:paraId="3EFC1B18" w14:textId="77777777" w:rsidR="007149C8" w:rsidRPr="007959DF" w:rsidRDefault="007149C8" w:rsidP="007959DF">
      <w:pPr>
        <w:pStyle w:val="ListParagraph"/>
        <w:jc w:val="both"/>
        <w:rPr>
          <w:ins w:id="522" w:author="Arun Rai" w:date="2026-09-24T14:42:00Z" w16du:dateUtc="2026-09-24T08:57:00Z"/>
          <w:rFonts w:ascii="Times New Roman" w:hAnsi="Times New Roman" w:cs="Times New Roman"/>
        </w:rPr>
      </w:pPr>
    </w:p>
    <w:p w14:paraId="18A02B5E" w14:textId="77777777" w:rsidR="007149C8" w:rsidRPr="007959DF" w:rsidRDefault="007149C8" w:rsidP="007959DF">
      <w:pPr>
        <w:pStyle w:val="ListParagraph"/>
        <w:jc w:val="both"/>
        <w:rPr>
          <w:ins w:id="523" w:author="Arun Rai" w:date="2026-09-24T14:42:00Z" w16du:dateUtc="2026-09-24T08:57:00Z"/>
          <w:rFonts w:ascii="Times New Roman" w:hAnsi="Times New Roman" w:cs="Times New Roman"/>
        </w:rPr>
      </w:pPr>
    </w:p>
    <w:p w14:paraId="198F8448" w14:textId="77777777" w:rsidR="007149C8" w:rsidRPr="007959DF" w:rsidRDefault="007149C8" w:rsidP="007959DF">
      <w:pPr>
        <w:pStyle w:val="ListParagraph"/>
        <w:jc w:val="both"/>
        <w:rPr>
          <w:ins w:id="524" w:author="Arun Rai" w:date="2026-09-24T14:42:00Z" w16du:dateUtc="2026-09-24T08:57:00Z"/>
          <w:rFonts w:ascii="Times New Roman" w:hAnsi="Times New Roman" w:cs="Times New Roman"/>
        </w:rPr>
      </w:pPr>
    </w:p>
    <w:p w14:paraId="71EDDF0E" w14:textId="77777777" w:rsidR="007149C8" w:rsidRPr="007959DF" w:rsidRDefault="007149C8" w:rsidP="007959DF">
      <w:pPr>
        <w:pStyle w:val="ListParagraph"/>
        <w:jc w:val="both"/>
        <w:rPr>
          <w:ins w:id="525" w:author="Arun Rai" w:date="2026-09-24T14:42:00Z" w16du:dateUtc="2026-09-24T08:57:00Z"/>
          <w:rFonts w:ascii="Times New Roman" w:hAnsi="Times New Roman" w:cs="Times New Roman"/>
        </w:rPr>
      </w:pPr>
    </w:p>
    <w:p w14:paraId="1D7DADFB" w14:textId="77777777" w:rsidR="007149C8" w:rsidRPr="007959DF" w:rsidRDefault="007149C8" w:rsidP="007959DF">
      <w:pPr>
        <w:pStyle w:val="ListParagraph"/>
        <w:jc w:val="both"/>
        <w:rPr>
          <w:ins w:id="526" w:author="Arun Rai" w:date="2026-09-24T14:42:00Z" w16du:dateUtc="2026-09-24T08:57:00Z"/>
          <w:rFonts w:ascii="Times New Roman" w:hAnsi="Times New Roman" w:cs="Times New Roman"/>
        </w:rPr>
      </w:pPr>
    </w:p>
    <w:p w14:paraId="78FD9B31" w14:textId="77777777" w:rsidR="007149C8" w:rsidRPr="007959DF" w:rsidRDefault="007149C8" w:rsidP="007959DF">
      <w:pPr>
        <w:pStyle w:val="ListParagraph"/>
        <w:jc w:val="both"/>
        <w:rPr>
          <w:ins w:id="527" w:author="Arun Rai" w:date="2026-09-24T14:42:00Z" w16du:dateUtc="2026-09-24T08:57:00Z"/>
          <w:rFonts w:ascii="Times New Roman" w:hAnsi="Times New Roman" w:cs="Times New Roman"/>
        </w:rPr>
      </w:pPr>
    </w:p>
    <w:p w14:paraId="53F7FB2A" w14:textId="77777777" w:rsidR="007149C8" w:rsidRPr="007959DF" w:rsidRDefault="007149C8" w:rsidP="007959DF">
      <w:pPr>
        <w:pStyle w:val="ListParagraph"/>
        <w:jc w:val="both"/>
        <w:rPr>
          <w:ins w:id="528" w:author="Arun Rai" w:date="2026-09-24T14:42:00Z" w16du:dateUtc="2026-09-24T08:57:00Z"/>
          <w:rFonts w:ascii="Times New Roman" w:hAnsi="Times New Roman" w:cs="Times New Roman"/>
        </w:rPr>
      </w:pPr>
    </w:p>
    <w:p w14:paraId="10636ACD" w14:textId="77777777" w:rsidR="007149C8" w:rsidRPr="007959DF" w:rsidRDefault="007149C8" w:rsidP="007959DF">
      <w:pPr>
        <w:pStyle w:val="ListParagraph"/>
        <w:jc w:val="both"/>
        <w:rPr>
          <w:ins w:id="529" w:author="Arun Rai" w:date="2026-09-24T14:42:00Z" w16du:dateUtc="2026-09-24T08:57:00Z"/>
          <w:rFonts w:ascii="Times New Roman" w:hAnsi="Times New Roman" w:cs="Times New Roman"/>
        </w:rPr>
      </w:pPr>
    </w:p>
    <w:p w14:paraId="438B6792" w14:textId="77777777" w:rsidR="007149C8" w:rsidRPr="007959DF" w:rsidRDefault="007149C8" w:rsidP="007959DF">
      <w:pPr>
        <w:pStyle w:val="ListParagraph"/>
        <w:jc w:val="both"/>
        <w:rPr>
          <w:ins w:id="530" w:author="Arun Rai" w:date="2026-09-24T14:42:00Z" w16du:dateUtc="2026-09-24T08:57:00Z"/>
          <w:rFonts w:ascii="Times New Roman" w:hAnsi="Times New Roman" w:cs="Times New Roman"/>
        </w:rPr>
      </w:pPr>
    </w:p>
    <w:p w14:paraId="6D879C25" w14:textId="77777777" w:rsidR="007149C8" w:rsidRPr="007959DF" w:rsidRDefault="007149C8" w:rsidP="007959DF">
      <w:pPr>
        <w:pStyle w:val="ListParagraph"/>
        <w:jc w:val="both"/>
        <w:rPr>
          <w:ins w:id="531" w:author="Arun Rai" w:date="2026-09-24T14:42:00Z" w16du:dateUtc="2026-09-24T08:57:00Z"/>
          <w:rFonts w:ascii="Times New Roman" w:hAnsi="Times New Roman" w:cs="Times New Roman"/>
        </w:rPr>
      </w:pPr>
    </w:p>
    <w:p w14:paraId="324F1085" w14:textId="77777777" w:rsidR="007149C8" w:rsidRPr="007959DF" w:rsidRDefault="007149C8" w:rsidP="007959DF">
      <w:pPr>
        <w:pStyle w:val="ListParagraph"/>
        <w:jc w:val="both"/>
        <w:rPr>
          <w:ins w:id="532" w:author="Arun Rai" w:date="2026-09-24T14:42:00Z" w16du:dateUtc="2026-09-24T08:57:00Z"/>
          <w:rFonts w:ascii="Times New Roman" w:hAnsi="Times New Roman" w:cs="Times New Roman"/>
        </w:rPr>
      </w:pPr>
    </w:p>
    <w:p w14:paraId="1EBAD44E" w14:textId="77777777" w:rsidR="007149C8" w:rsidRPr="007959DF" w:rsidRDefault="007149C8" w:rsidP="007959DF">
      <w:pPr>
        <w:pStyle w:val="ListParagraph"/>
        <w:jc w:val="both"/>
        <w:rPr>
          <w:ins w:id="533" w:author="Arun Rai" w:date="2026-09-24T14:42:00Z" w16du:dateUtc="2026-09-24T08:57:00Z"/>
          <w:rFonts w:ascii="Times New Roman" w:hAnsi="Times New Roman" w:cs="Times New Roman"/>
        </w:rPr>
      </w:pPr>
    </w:p>
    <w:p w14:paraId="507D9F3D" w14:textId="77777777" w:rsidR="007149C8" w:rsidRPr="007959DF" w:rsidRDefault="007149C8" w:rsidP="007959DF">
      <w:pPr>
        <w:pStyle w:val="ListParagraph"/>
        <w:jc w:val="both"/>
        <w:rPr>
          <w:ins w:id="534" w:author="Arun Rai" w:date="2026-09-24T14:42:00Z" w16du:dateUtc="2026-09-24T08:57:00Z"/>
          <w:rFonts w:ascii="Times New Roman" w:hAnsi="Times New Roman" w:cs="Times New Roman"/>
        </w:rPr>
      </w:pPr>
    </w:p>
    <w:p w14:paraId="47641E67" w14:textId="77777777" w:rsidR="007149C8" w:rsidRPr="007959DF" w:rsidRDefault="007149C8" w:rsidP="007959DF">
      <w:pPr>
        <w:pStyle w:val="ListParagraph"/>
        <w:jc w:val="both"/>
        <w:rPr>
          <w:ins w:id="535" w:author="Arun Rai" w:date="2026-09-24T14:42:00Z" w16du:dateUtc="2026-09-24T08:57:00Z"/>
          <w:rFonts w:ascii="Times New Roman" w:hAnsi="Times New Roman" w:cs="Times New Roman"/>
        </w:rPr>
      </w:pPr>
    </w:p>
    <w:p w14:paraId="02D7B2ED" w14:textId="77777777" w:rsidR="007149C8" w:rsidRPr="007959DF" w:rsidRDefault="007149C8" w:rsidP="007959DF">
      <w:pPr>
        <w:pStyle w:val="ListParagraph"/>
        <w:jc w:val="both"/>
        <w:rPr>
          <w:ins w:id="536" w:author="Arun Rai" w:date="2026-09-24T14:42:00Z" w16du:dateUtc="2026-09-24T08:57:00Z"/>
          <w:rFonts w:ascii="Times New Roman" w:hAnsi="Times New Roman" w:cs="Times New Roman"/>
        </w:rPr>
      </w:pPr>
    </w:p>
    <w:p w14:paraId="6B3F59F4" w14:textId="77777777" w:rsidR="007149C8" w:rsidRPr="007959DF" w:rsidRDefault="007149C8" w:rsidP="007959DF">
      <w:pPr>
        <w:pStyle w:val="ListParagraph"/>
        <w:jc w:val="both"/>
        <w:rPr>
          <w:ins w:id="537" w:author="Arun Rai" w:date="2026-09-24T14:42:00Z" w16du:dateUtc="2026-09-24T08:57:00Z"/>
          <w:rFonts w:ascii="Times New Roman" w:hAnsi="Times New Roman" w:cs="Times New Roman"/>
        </w:rPr>
      </w:pPr>
    </w:p>
    <w:p w14:paraId="36E98DD6" w14:textId="77777777" w:rsidR="007149C8" w:rsidRPr="007959DF" w:rsidRDefault="007149C8" w:rsidP="007959DF">
      <w:pPr>
        <w:pStyle w:val="ListParagraph"/>
        <w:jc w:val="both"/>
        <w:rPr>
          <w:ins w:id="538" w:author="Arun Rai" w:date="2026-09-24T14:42:00Z" w16du:dateUtc="2026-09-24T08:57:00Z"/>
          <w:rFonts w:ascii="Times New Roman" w:hAnsi="Times New Roman" w:cs="Times New Roman"/>
        </w:rPr>
      </w:pPr>
    </w:p>
    <w:p w14:paraId="6181C8CD" w14:textId="77777777" w:rsidR="007149C8" w:rsidRPr="007959DF" w:rsidRDefault="007149C8" w:rsidP="007959DF">
      <w:pPr>
        <w:pStyle w:val="ListParagraph"/>
        <w:jc w:val="both"/>
        <w:rPr>
          <w:ins w:id="539" w:author="Arun Rai" w:date="2026-09-24T14:42:00Z" w16du:dateUtc="2026-09-24T08:57:00Z"/>
          <w:rFonts w:ascii="Times New Roman" w:hAnsi="Times New Roman" w:cs="Times New Roman"/>
        </w:rPr>
      </w:pPr>
    </w:p>
    <w:p w14:paraId="0BBC02FE" w14:textId="77777777" w:rsidR="007149C8" w:rsidRPr="007959DF" w:rsidRDefault="007149C8" w:rsidP="007959DF">
      <w:pPr>
        <w:pStyle w:val="ListParagraph"/>
        <w:jc w:val="both"/>
        <w:rPr>
          <w:ins w:id="540" w:author="Arun Rai" w:date="2026-09-24T14:42:00Z" w16du:dateUtc="2026-09-24T08:57:00Z"/>
          <w:rFonts w:ascii="Times New Roman" w:hAnsi="Times New Roman" w:cs="Times New Roman"/>
        </w:rPr>
      </w:pPr>
    </w:p>
    <w:p w14:paraId="0941EDCD" w14:textId="77777777" w:rsidR="007149C8" w:rsidRPr="007959DF" w:rsidRDefault="007149C8" w:rsidP="007959DF">
      <w:pPr>
        <w:pStyle w:val="ListParagraph"/>
        <w:jc w:val="both"/>
        <w:rPr>
          <w:ins w:id="541" w:author="Arun Rai" w:date="2026-09-24T14:42:00Z" w16du:dateUtc="2026-09-24T08:57:00Z"/>
          <w:rFonts w:ascii="Times New Roman" w:hAnsi="Times New Roman" w:cs="Times New Roman"/>
        </w:rPr>
      </w:pPr>
    </w:p>
    <w:p w14:paraId="3291CD8D" w14:textId="77777777" w:rsidR="007149C8" w:rsidRPr="007959DF" w:rsidRDefault="007149C8" w:rsidP="007959DF">
      <w:pPr>
        <w:pStyle w:val="ListParagraph"/>
        <w:jc w:val="both"/>
        <w:rPr>
          <w:ins w:id="542" w:author="Arun Rai" w:date="2026-09-24T14:42:00Z" w16du:dateUtc="2026-09-24T08:57:00Z"/>
          <w:rFonts w:ascii="Times New Roman" w:hAnsi="Times New Roman" w:cs="Times New Roman"/>
        </w:rPr>
      </w:pPr>
    </w:p>
    <w:p w14:paraId="4A1E0248" w14:textId="77777777" w:rsidR="007149C8" w:rsidRPr="007959DF" w:rsidRDefault="007149C8" w:rsidP="007959DF">
      <w:pPr>
        <w:pStyle w:val="ListParagraph"/>
        <w:jc w:val="both"/>
        <w:rPr>
          <w:ins w:id="543" w:author="Arun Rai" w:date="2026-09-24T14:42:00Z" w16du:dateUtc="2026-09-24T08:57:00Z"/>
          <w:rFonts w:ascii="Times New Roman" w:hAnsi="Times New Roman" w:cs="Times New Roman"/>
        </w:rPr>
      </w:pPr>
    </w:p>
    <w:p w14:paraId="4D410315" w14:textId="77777777" w:rsidR="007149C8" w:rsidRPr="007959DF" w:rsidRDefault="007149C8" w:rsidP="007959DF">
      <w:pPr>
        <w:pStyle w:val="ListParagraph"/>
        <w:jc w:val="both"/>
        <w:rPr>
          <w:ins w:id="544" w:author="Arun Rai" w:date="2026-09-24T14:42:00Z" w16du:dateUtc="2026-09-24T08:57:00Z"/>
          <w:rFonts w:ascii="Times New Roman" w:hAnsi="Times New Roman" w:cs="Times New Roman"/>
        </w:rPr>
      </w:pPr>
    </w:p>
    <w:p w14:paraId="3507BFE3" w14:textId="77777777" w:rsidR="007149C8" w:rsidRPr="007959DF" w:rsidRDefault="007149C8" w:rsidP="007959DF">
      <w:pPr>
        <w:pStyle w:val="ListParagraph"/>
        <w:jc w:val="both"/>
        <w:rPr>
          <w:ins w:id="545" w:author="Arun Rai" w:date="2026-09-24T14:42:00Z" w16du:dateUtc="2026-09-24T08:57:00Z"/>
          <w:rFonts w:ascii="Times New Roman" w:hAnsi="Times New Roman" w:cs="Times New Roman"/>
        </w:rPr>
      </w:pPr>
    </w:p>
    <w:p w14:paraId="497EFDC9" w14:textId="77777777" w:rsidR="007149C8" w:rsidRPr="007959DF" w:rsidRDefault="007149C8" w:rsidP="007959DF">
      <w:pPr>
        <w:pStyle w:val="ListParagraph"/>
        <w:jc w:val="both"/>
        <w:rPr>
          <w:ins w:id="546" w:author="Arun Rai" w:date="2026-09-24T14:42:00Z" w16du:dateUtc="2026-09-24T08:57:00Z"/>
          <w:rFonts w:ascii="Times New Roman" w:hAnsi="Times New Roman" w:cs="Times New Roman"/>
        </w:rPr>
      </w:pPr>
    </w:p>
    <w:p w14:paraId="0FA9E175" w14:textId="77777777" w:rsidR="007149C8" w:rsidRPr="007959DF" w:rsidRDefault="007149C8" w:rsidP="007959DF">
      <w:pPr>
        <w:pStyle w:val="ListParagraph"/>
        <w:jc w:val="both"/>
        <w:rPr>
          <w:ins w:id="547" w:author="Arun Rai" w:date="2026-09-24T14:42:00Z" w16du:dateUtc="2026-09-24T08:57:00Z"/>
          <w:rFonts w:ascii="Times New Roman" w:hAnsi="Times New Roman" w:cs="Times New Roman"/>
        </w:rPr>
      </w:pPr>
    </w:p>
    <w:p w14:paraId="076BD280" w14:textId="77777777" w:rsidR="007149C8" w:rsidRPr="007959DF" w:rsidRDefault="007149C8" w:rsidP="007959DF">
      <w:pPr>
        <w:pStyle w:val="ListParagraph"/>
        <w:jc w:val="both"/>
        <w:rPr>
          <w:ins w:id="548" w:author="Arun Rai" w:date="2026-09-24T14:42:00Z" w16du:dateUtc="2026-09-24T08:57:00Z"/>
          <w:rFonts w:ascii="Times New Roman" w:hAnsi="Times New Roman" w:cs="Times New Roman"/>
        </w:rPr>
      </w:pPr>
    </w:p>
    <w:p w14:paraId="749C00AD" w14:textId="77777777" w:rsidR="007149C8" w:rsidRPr="007959DF" w:rsidRDefault="007149C8" w:rsidP="007959DF">
      <w:pPr>
        <w:pStyle w:val="ListParagraph"/>
        <w:jc w:val="both"/>
        <w:rPr>
          <w:ins w:id="549" w:author="Arun Rai" w:date="2026-09-24T14:42:00Z" w16du:dateUtc="2026-09-24T08:57:00Z"/>
          <w:rFonts w:ascii="Times New Roman" w:hAnsi="Times New Roman" w:cs="Times New Roman"/>
        </w:rPr>
      </w:pPr>
    </w:p>
    <w:p w14:paraId="76B538CF" w14:textId="77777777" w:rsidR="007149C8" w:rsidRPr="007959DF" w:rsidRDefault="007149C8" w:rsidP="007959DF">
      <w:pPr>
        <w:pStyle w:val="ListParagraph"/>
        <w:jc w:val="both"/>
        <w:rPr>
          <w:ins w:id="550" w:author="Arun Rai" w:date="2026-09-24T14:42:00Z" w16du:dateUtc="2026-09-24T08:57:00Z"/>
          <w:rFonts w:ascii="Times New Roman" w:hAnsi="Times New Roman" w:cs="Times New Roman"/>
        </w:rPr>
      </w:pPr>
    </w:p>
    <w:p w14:paraId="55FF1F05" w14:textId="77777777" w:rsidR="007149C8" w:rsidRPr="00022DEA" w:rsidRDefault="007149C8">
      <w:pPr>
        <w:jc w:val="both"/>
        <w:rPr>
          <w:ins w:id="551" w:author="Arun Rai" w:date="2026-09-24T14:42:00Z" w16du:dateUtc="2026-09-24T08:57:00Z"/>
          <w:rFonts w:ascii="Times New Roman" w:hAnsi="Times New Roman" w:cs="Times New Roman"/>
          <w:rPrChange w:id="552" w:author="Arun Rai" w:date="2026-10-11T16:04:00Z" w16du:dateUtc="2026-10-11T10:19:00Z">
            <w:rPr>
              <w:ins w:id="553" w:author="Arun Rai" w:date="2026-09-24T14:42:00Z" w16du:dateUtc="2026-09-24T08:57:00Z"/>
            </w:rPr>
          </w:rPrChange>
        </w:rPr>
        <w:pPrChange w:id="554" w:author="Arun Rai" w:date="2026-10-11T16:03:00Z" w16du:dateUtc="2026-10-11T10:18:00Z">
          <w:pPr>
            <w:pStyle w:val="ListParagraph"/>
            <w:jc w:val="both"/>
          </w:pPr>
        </w:pPrChange>
      </w:pPr>
    </w:p>
    <w:p w14:paraId="40E11F7B" w14:textId="7CE6642A" w:rsidR="007149C8" w:rsidRPr="00022DEA" w:rsidRDefault="002E2DFD">
      <w:pPr>
        <w:pStyle w:val="Heading1"/>
        <w:numPr>
          <w:ilvl w:val="0"/>
          <w:numId w:val="2"/>
        </w:numPr>
        <w:jc w:val="both"/>
        <w:rPr>
          <w:ins w:id="555" w:author="Arun Rai" w:date="2026-09-24T14:43:00Z" w16du:dateUtc="2026-09-24T08:58:00Z"/>
          <w:rFonts w:ascii="Times New Roman" w:hAnsi="Times New Roman" w:cs="Times New Roman"/>
          <w:rPrChange w:id="556" w:author="Arun Rai" w:date="2026-10-11T16:04:00Z" w16du:dateUtc="2026-10-11T10:19:00Z">
            <w:rPr>
              <w:ins w:id="557" w:author="Arun Rai" w:date="2026-09-24T14:43:00Z" w16du:dateUtc="2026-09-24T08:58:00Z"/>
            </w:rPr>
          </w:rPrChange>
        </w:rPr>
        <w:pPrChange w:id="558" w:author="Arun Rai" w:date="2026-10-11T16:04:00Z" w16du:dateUtc="2026-10-11T10:19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559" w:name="_Toc242080250"/>
      <w:ins w:id="560" w:author="Arun Rai" w:date="2026-10-05T08:05:00Z" w16du:dateUtc="2026-10-05T02:20:00Z">
        <w:r w:rsidRPr="00022DEA">
          <w:rPr>
            <w:rFonts w:ascii="Times New Roman" w:hAnsi="Times New Roman" w:cs="Times New Roman"/>
          </w:rPr>
          <w:lastRenderedPageBreak/>
          <w:t>Learning and deve</w:t>
        </w:r>
      </w:ins>
      <w:ins w:id="561" w:author="Arun Rai" w:date="2026-10-05T08:06:00Z" w16du:dateUtc="2026-10-05T02:21:00Z">
        <w:r w:rsidRPr="007959DF">
          <w:rPr>
            <w:rFonts w:ascii="Times New Roman" w:hAnsi="Times New Roman" w:cs="Times New Roman"/>
          </w:rPr>
          <w:t>lopment</w:t>
        </w:r>
      </w:ins>
      <w:bookmarkEnd w:id="559"/>
    </w:p>
    <w:p w14:paraId="6F0A3C7F" w14:textId="77777777" w:rsidR="007149C8" w:rsidRPr="00022DEA" w:rsidRDefault="007149C8" w:rsidP="00022DEA">
      <w:pPr>
        <w:pStyle w:val="ListParagraph"/>
        <w:jc w:val="both"/>
        <w:rPr>
          <w:ins w:id="562" w:author="Arun Rai" w:date="2026-09-24T14:43:00Z" w16du:dateUtc="2026-09-24T08:58:00Z"/>
          <w:rFonts w:ascii="Times New Roman" w:hAnsi="Times New Roman" w:cs="Times New Roman"/>
        </w:rPr>
      </w:pPr>
    </w:p>
    <w:p w14:paraId="74B1268D" w14:textId="77777777" w:rsidR="007149C8" w:rsidRPr="007959DF" w:rsidRDefault="007149C8" w:rsidP="00022DEA">
      <w:pPr>
        <w:pStyle w:val="ListParagraph"/>
        <w:jc w:val="both"/>
        <w:rPr>
          <w:ins w:id="563" w:author="Arun Rai" w:date="2026-09-24T14:44:00Z" w16du:dateUtc="2026-09-24T08:59:00Z"/>
          <w:rFonts w:ascii="Times New Roman" w:hAnsi="Times New Roman" w:cs="Times New Roman"/>
        </w:rPr>
      </w:pPr>
    </w:p>
    <w:p w14:paraId="263302B3" w14:textId="77777777" w:rsidR="007149C8" w:rsidRPr="007959DF" w:rsidRDefault="007149C8" w:rsidP="007959DF">
      <w:pPr>
        <w:pStyle w:val="ListParagraph"/>
        <w:jc w:val="both"/>
        <w:rPr>
          <w:ins w:id="564" w:author="Arun Rai" w:date="2026-09-24T14:44:00Z" w16du:dateUtc="2026-09-24T08:59:00Z"/>
          <w:rFonts w:ascii="Times New Roman" w:hAnsi="Times New Roman" w:cs="Times New Roman"/>
        </w:rPr>
      </w:pPr>
    </w:p>
    <w:p w14:paraId="1A20C8FF" w14:textId="77777777" w:rsidR="007149C8" w:rsidRPr="007959DF" w:rsidRDefault="007149C8" w:rsidP="007959DF">
      <w:pPr>
        <w:pStyle w:val="ListParagraph"/>
        <w:jc w:val="both"/>
        <w:rPr>
          <w:ins w:id="565" w:author="Arun Rai" w:date="2026-09-24T14:44:00Z" w16du:dateUtc="2026-09-24T08:59:00Z"/>
          <w:rFonts w:ascii="Times New Roman" w:hAnsi="Times New Roman" w:cs="Times New Roman"/>
        </w:rPr>
      </w:pPr>
    </w:p>
    <w:p w14:paraId="7BD946E2" w14:textId="77777777" w:rsidR="007149C8" w:rsidRPr="007959DF" w:rsidRDefault="007149C8" w:rsidP="007959DF">
      <w:pPr>
        <w:pStyle w:val="ListParagraph"/>
        <w:jc w:val="both"/>
        <w:rPr>
          <w:ins w:id="566" w:author="Arun Rai" w:date="2026-09-24T14:44:00Z" w16du:dateUtc="2026-09-24T08:59:00Z"/>
          <w:rFonts w:ascii="Times New Roman" w:hAnsi="Times New Roman" w:cs="Times New Roman"/>
        </w:rPr>
      </w:pPr>
    </w:p>
    <w:p w14:paraId="6B1ED6C7" w14:textId="77777777" w:rsidR="007149C8" w:rsidRPr="007959DF" w:rsidRDefault="007149C8" w:rsidP="007959DF">
      <w:pPr>
        <w:pStyle w:val="ListParagraph"/>
        <w:jc w:val="both"/>
        <w:rPr>
          <w:ins w:id="567" w:author="Arun Rai" w:date="2026-09-24T14:44:00Z" w16du:dateUtc="2026-09-24T08:59:00Z"/>
          <w:rFonts w:ascii="Times New Roman" w:hAnsi="Times New Roman" w:cs="Times New Roman"/>
        </w:rPr>
      </w:pPr>
    </w:p>
    <w:p w14:paraId="581EB49E" w14:textId="77777777" w:rsidR="007149C8" w:rsidRPr="007959DF" w:rsidRDefault="007149C8" w:rsidP="007959DF">
      <w:pPr>
        <w:pStyle w:val="ListParagraph"/>
        <w:jc w:val="both"/>
        <w:rPr>
          <w:ins w:id="568" w:author="Arun Rai" w:date="2026-09-24T14:44:00Z" w16du:dateUtc="2026-09-24T08:59:00Z"/>
          <w:rFonts w:ascii="Times New Roman" w:hAnsi="Times New Roman" w:cs="Times New Roman"/>
        </w:rPr>
      </w:pPr>
    </w:p>
    <w:p w14:paraId="0DE24C9D" w14:textId="77777777" w:rsidR="007149C8" w:rsidRPr="007959DF" w:rsidRDefault="007149C8" w:rsidP="007959DF">
      <w:pPr>
        <w:pStyle w:val="ListParagraph"/>
        <w:jc w:val="both"/>
        <w:rPr>
          <w:ins w:id="569" w:author="Arun Rai" w:date="2026-09-24T14:44:00Z" w16du:dateUtc="2026-09-24T08:59:00Z"/>
          <w:rFonts w:ascii="Times New Roman" w:hAnsi="Times New Roman" w:cs="Times New Roman"/>
        </w:rPr>
      </w:pPr>
    </w:p>
    <w:p w14:paraId="54A1DEF9" w14:textId="77777777" w:rsidR="007149C8" w:rsidRPr="007959DF" w:rsidRDefault="007149C8" w:rsidP="007959DF">
      <w:pPr>
        <w:pStyle w:val="ListParagraph"/>
        <w:jc w:val="both"/>
        <w:rPr>
          <w:ins w:id="570" w:author="Arun Rai" w:date="2026-09-24T14:44:00Z" w16du:dateUtc="2026-09-24T08:59:00Z"/>
          <w:rFonts w:ascii="Times New Roman" w:hAnsi="Times New Roman" w:cs="Times New Roman"/>
        </w:rPr>
      </w:pPr>
    </w:p>
    <w:p w14:paraId="04AA63DD" w14:textId="77777777" w:rsidR="007149C8" w:rsidRPr="007959DF" w:rsidRDefault="007149C8" w:rsidP="007959DF">
      <w:pPr>
        <w:pStyle w:val="ListParagraph"/>
        <w:jc w:val="both"/>
        <w:rPr>
          <w:ins w:id="571" w:author="Arun Rai" w:date="2026-09-24T14:44:00Z" w16du:dateUtc="2026-09-24T08:59:00Z"/>
          <w:rFonts w:ascii="Times New Roman" w:hAnsi="Times New Roman" w:cs="Times New Roman"/>
        </w:rPr>
      </w:pPr>
    </w:p>
    <w:p w14:paraId="0361CEDF" w14:textId="77777777" w:rsidR="007149C8" w:rsidRPr="007959DF" w:rsidRDefault="007149C8" w:rsidP="007959DF">
      <w:pPr>
        <w:pStyle w:val="ListParagraph"/>
        <w:jc w:val="both"/>
        <w:rPr>
          <w:ins w:id="572" w:author="Arun Rai" w:date="2026-09-24T14:44:00Z" w16du:dateUtc="2026-09-24T08:59:00Z"/>
          <w:rFonts w:ascii="Times New Roman" w:hAnsi="Times New Roman" w:cs="Times New Roman"/>
        </w:rPr>
      </w:pPr>
    </w:p>
    <w:p w14:paraId="60BCA206" w14:textId="77777777" w:rsidR="007149C8" w:rsidRPr="007959DF" w:rsidRDefault="007149C8" w:rsidP="007959DF">
      <w:pPr>
        <w:pStyle w:val="ListParagraph"/>
        <w:jc w:val="both"/>
        <w:rPr>
          <w:ins w:id="573" w:author="Arun Rai" w:date="2026-09-24T14:44:00Z" w16du:dateUtc="2026-09-24T08:59:00Z"/>
          <w:rFonts w:ascii="Times New Roman" w:hAnsi="Times New Roman" w:cs="Times New Roman"/>
        </w:rPr>
      </w:pPr>
    </w:p>
    <w:p w14:paraId="169F4BA0" w14:textId="77777777" w:rsidR="007149C8" w:rsidRPr="007959DF" w:rsidRDefault="007149C8" w:rsidP="007959DF">
      <w:pPr>
        <w:pStyle w:val="ListParagraph"/>
        <w:jc w:val="both"/>
        <w:rPr>
          <w:ins w:id="574" w:author="Arun Rai" w:date="2026-09-24T14:44:00Z" w16du:dateUtc="2026-09-24T08:59:00Z"/>
          <w:rFonts w:ascii="Times New Roman" w:hAnsi="Times New Roman" w:cs="Times New Roman"/>
        </w:rPr>
      </w:pPr>
    </w:p>
    <w:p w14:paraId="1B448A0B" w14:textId="77777777" w:rsidR="007149C8" w:rsidRPr="007959DF" w:rsidRDefault="007149C8" w:rsidP="007959DF">
      <w:pPr>
        <w:pStyle w:val="ListParagraph"/>
        <w:jc w:val="both"/>
        <w:rPr>
          <w:ins w:id="575" w:author="Arun Rai" w:date="2026-09-24T14:44:00Z" w16du:dateUtc="2026-09-24T08:59:00Z"/>
          <w:rFonts w:ascii="Times New Roman" w:hAnsi="Times New Roman" w:cs="Times New Roman"/>
        </w:rPr>
      </w:pPr>
    </w:p>
    <w:p w14:paraId="48DFABB5" w14:textId="77777777" w:rsidR="007149C8" w:rsidRPr="007959DF" w:rsidRDefault="007149C8" w:rsidP="007959DF">
      <w:pPr>
        <w:pStyle w:val="ListParagraph"/>
        <w:jc w:val="both"/>
        <w:rPr>
          <w:ins w:id="576" w:author="Arun Rai" w:date="2026-09-24T14:44:00Z" w16du:dateUtc="2026-09-24T08:59:00Z"/>
          <w:rFonts w:ascii="Times New Roman" w:hAnsi="Times New Roman" w:cs="Times New Roman"/>
        </w:rPr>
      </w:pPr>
    </w:p>
    <w:p w14:paraId="7E3E09C3" w14:textId="77777777" w:rsidR="007149C8" w:rsidRPr="007959DF" w:rsidRDefault="007149C8" w:rsidP="007959DF">
      <w:pPr>
        <w:pStyle w:val="ListParagraph"/>
        <w:jc w:val="both"/>
        <w:rPr>
          <w:ins w:id="577" w:author="Arun Rai" w:date="2026-09-24T14:44:00Z" w16du:dateUtc="2026-09-24T08:59:00Z"/>
          <w:rFonts w:ascii="Times New Roman" w:hAnsi="Times New Roman" w:cs="Times New Roman"/>
        </w:rPr>
      </w:pPr>
    </w:p>
    <w:p w14:paraId="640BAEA3" w14:textId="77777777" w:rsidR="007149C8" w:rsidRPr="007959DF" w:rsidRDefault="007149C8" w:rsidP="007959DF">
      <w:pPr>
        <w:pStyle w:val="ListParagraph"/>
        <w:jc w:val="both"/>
        <w:rPr>
          <w:ins w:id="578" w:author="Arun Rai" w:date="2026-09-24T14:44:00Z" w16du:dateUtc="2026-09-24T08:59:00Z"/>
          <w:rFonts w:ascii="Times New Roman" w:hAnsi="Times New Roman" w:cs="Times New Roman"/>
        </w:rPr>
      </w:pPr>
    </w:p>
    <w:p w14:paraId="0296A7CB" w14:textId="77777777" w:rsidR="007149C8" w:rsidRPr="007959DF" w:rsidRDefault="007149C8" w:rsidP="007959DF">
      <w:pPr>
        <w:pStyle w:val="ListParagraph"/>
        <w:jc w:val="both"/>
        <w:rPr>
          <w:ins w:id="579" w:author="Arun Rai" w:date="2026-09-24T14:44:00Z" w16du:dateUtc="2026-09-24T08:59:00Z"/>
          <w:rFonts w:ascii="Times New Roman" w:hAnsi="Times New Roman" w:cs="Times New Roman"/>
        </w:rPr>
      </w:pPr>
    </w:p>
    <w:p w14:paraId="087D1464" w14:textId="77777777" w:rsidR="007149C8" w:rsidRPr="007959DF" w:rsidRDefault="007149C8" w:rsidP="007959DF">
      <w:pPr>
        <w:pStyle w:val="ListParagraph"/>
        <w:jc w:val="both"/>
        <w:rPr>
          <w:ins w:id="580" w:author="Arun Rai" w:date="2026-09-24T14:44:00Z" w16du:dateUtc="2026-09-24T08:59:00Z"/>
          <w:rFonts w:ascii="Times New Roman" w:hAnsi="Times New Roman" w:cs="Times New Roman"/>
        </w:rPr>
      </w:pPr>
    </w:p>
    <w:p w14:paraId="00C7D982" w14:textId="77777777" w:rsidR="007149C8" w:rsidRPr="007959DF" w:rsidRDefault="007149C8" w:rsidP="007959DF">
      <w:pPr>
        <w:pStyle w:val="ListParagraph"/>
        <w:jc w:val="both"/>
        <w:rPr>
          <w:ins w:id="581" w:author="Arun Rai" w:date="2026-09-24T14:44:00Z" w16du:dateUtc="2026-09-24T08:59:00Z"/>
          <w:rFonts w:ascii="Times New Roman" w:hAnsi="Times New Roman" w:cs="Times New Roman"/>
        </w:rPr>
      </w:pPr>
    </w:p>
    <w:p w14:paraId="612FE548" w14:textId="77777777" w:rsidR="007149C8" w:rsidRPr="007959DF" w:rsidRDefault="007149C8" w:rsidP="007959DF">
      <w:pPr>
        <w:pStyle w:val="ListParagraph"/>
        <w:jc w:val="both"/>
        <w:rPr>
          <w:ins w:id="582" w:author="Arun Rai" w:date="2026-09-24T14:44:00Z" w16du:dateUtc="2026-09-24T08:59:00Z"/>
          <w:rFonts w:ascii="Times New Roman" w:hAnsi="Times New Roman" w:cs="Times New Roman"/>
        </w:rPr>
      </w:pPr>
    </w:p>
    <w:p w14:paraId="34F418C5" w14:textId="77777777" w:rsidR="007149C8" w:rsidRPr="007959DF" w:rsidRDefault="007149C8" w:rsidP="007959DF">
      <w:pPr>
        <w:pStyle w:val="ListParagraph"/>
        <w:jc w:val="both"/>
        <w:rPr>
          <w:ins w:id="583" w:author="Arun Rai" w:date="2026-09-24T14:44:00Z" w16du:dateUtc="2026-09-24T08:59:00Z"/>
          <w:rFonts w:ascii="Times New Roman" w:hAnsi="Times New Roman" w:cs="Times New Roman"/>
        </w:rPr>
      </w:pPr>
    </w:p>
    <w:p w14:paraId="719E491E" w14:textId="77777777" w:rsidR="007149C8" w:rsidRPr="007959DF" w:rsidRDefault="007149C8" w:rsidP="007959DF">
      <w:pPr>
        <w:pStyle w:val="ListParagraph"/>
        <w:jc w:val="both"/>
        <w:rPr>
          <w:ins w:id="584" w:author="Arun Rai" w:date="2026-09-24T14:44:00Z" w16du:dateUtc="2026-09-24T08:59:00Z"/>
          <w:rFonts w:ascii="Times New Roman" w:hAnsi="Times New Roman" w:cs="Times New Roman"/>
        </w:rPr>
      </w:pPr>
    </w:p>
    <w:p w14:paraId="12104428" w14:textId="77777777" w:rsidR="007149C8" w:rsidRPr="007959DF" w:rsidRDefault="007149C8" w:rsidP="007959DF">
      <w:pPr>
        <w:pStyle w:val="ListParagraph"/>
        <w:jc w:val="both"/>
        <w:rPr>
          <w:ins w:id="585" w:author="Arun Rai" w:date="2026-09-24T14:44:00Z" w16du:dateUtc="2026-09-24T08:59:00Z"/>
          <w:rFonts w:ascii="Times New Roman" w:hAnsi="Times New Roman" w:cs="Times New Roman"/>
        </w:rPr>
      </w:pPr>
    </w:p>
    <w:p w14:paraId="716FEE2E" w14:textId="77777777" w:rsidR="007149C8" w:rsidRPr="007959DF" w:rsidRDefault="007149C8" w:rsidP="007959DF">
      <w:pPr>
        <w:pStyle w:val="ListParagraph"/>
        <w:jc w:val="both"/>
        <w:rPr>
          <w:ins w:id="586" w:author="Arun Rai" w:date="2026-09-24T14:44:00Z" w16du:dateUtc="2026-09-24T08:59:00Z"/>
          <w:rFonts w:ascii="Times New Roman" w:hAnsi="Times New Roman" w:cs="Times New Roman"/>
        </w:rPr>
      </w:pPr>
    </w:p>
    <w:p w14:paraId="279DBA01" w14:textId="77777777" w:rsidR="007149C8" w:rsidRPr="007959DF" w:rsidRDefault="007149C8" w:rsidP="007959DF">
      <w:pPr>
        <w:pStyle w:val="ListParagraph"/>
        <w:jc w:val="both"/>
        <w:rPr>
          <w:ins w:id="587" w:author="Arun Rai" w:date="2026-09-24T14:44:00Z" w16du:dateUtc="2026-09-24T08:59:00Z"/>
          <w:rFonts w:ascii="Times New Roman" w:hAnsi="Times New Roman" w:cs="Times New Roman"/>
        </w:rPr>
      </w:pPr>
    </w:p>
    <w:p w14:paraId="5334EA5D" w14:textId="77777777" w:rsidR="007149C8" w:rsidRPr="007959DF" w:rsidRDefault="007149C8" w:rsidP="007959DF">
      <w:pPr>
        <w:pStyle w:val="ListParagraph"/>
        <w:jc w:val="both"/>
        <w:rPr>
          <w:ins w:id="588" w:author="Arun Rai" w:date="2026-09-24T14:44:00Z" w16du:dateUtc="2026-09-24T08:59:00Z"/>
          <w:rFonts w:ascii="Times New Roman" w:hAnsi="Times New Roman" w:cs="Times New Roman"/>
        </w:rPr>
      </w:pPr>
    </w:p>
    <w:p w14:paraId="4170F1D6" w14:textId="77777777" w:rsidR="007149C8" w:rsidRPr="007959DF" w:rsidRDefault="007149C8" w:rsidP="007959DF">
      <w:pPr>
        <w:pStyle w:val="ListParagraph"/>
        <w:jc w:val="both"/>
        <w:rPr>
          <w:ins w:id="589" w:author="Arun Rai" w:date="2026-09-24T14:44:00Z" w16du:dateUtc="2026-09-24T08:59:00Z"/>
          <w:rFonts w:ascii="Times New Roman" w:hAnsi="Times New Roman" w:cs="Times New Roman"/>
        </w:rPr>
      </w:pPr>
    </w:p>
    <w:p w14:paraId="35D4C913" w14:textId="77777777" w:rsidR="007149C8" w:rsidRPr="007959DF" w:rsidRDefault="007149C8" w:rsidP="007959DF">
      <w:pPr>
        <w:pStyle w:val="ListParagraph"/>
        <w:jc w:val="both"/>
        <w:rPr>
          <w:ins w:id="590" w:author="Arun Rai" w:date="2026-09-24T14:44:00Z" w16du:dateUtc="2026-09-24T08:59:00Z"/>
          <w:rFonts w:ascii="Times New Roman" w:hAnsi="Times New Roman" w:cs="Times New Roman"/>
        </w:rPr>
      </w:pPr>
    </w:p>
    <w:p w14:paraId="17EDC3A1" w14:textId="77777777" w:rsidR="007149C8" w:rsidRPr="007959DF" w:rsidRDefault="007149C8" w:rsidP="007959DF">
      <w:pPr>
        <w:pStyle w:val="ListParagraph"/>
        <w:jc w:val="both"/>
        <w:rPr>
          <w:ins w:id="591" w:author="Arun Rai" w:date="2026-09-24T14:44:00Z" w16du:dateUtc="2026-09-24T08:59:00Z"/>
          <w:rFonts w:ascii="Times New Roman" w:hAnsi="Times New Roman" w:cs="Times New Roman"/>
        </w:rPr>
      </w:pPr>
    </w:p>
    <w:p w14:paraId="53FDE830" w14:textId="77777777" w:rsidR="007149C8" w:rsidRPr="007959DF" w:rsidRDefault="007149C8" w:rsidP="007959DF">
      <w:pPr>
        <w:pStyle w:val="ListParagraph"/>
        <w:jc w:val="both"/>
        <w:rPr>
          <w:ins w:id="592" w:author="Arun Rai" w:date="2026-09-24T14:44:00Z" w16du:dateUtc="2026-09-24T08:59:00Z"/>
          <w:rFonts w:ascii="Times New Roman" w:hAnsi="Times New Roman" w:cs="Times New Roman"/>
        </w:rPr>
      </w:pPr>
    </w:p>
    <w:p w14:paraId="2CA2C6C8" w14:textId="77777777" w:rsidR="007149C8" w:rsidRPr="007959DF" w:rsidRDefault="007149C8" w:rsidP="007959DF">
      <w:pPr>
        <w:pStyle w:val="ListParagraph"/>
        <w:jc w:val="both"/>
        <w:rPr>
          <w:ins w:id="593" w:author="Arun Rai" w:date="2026-09-24T14:44:00Z" w16du:dateUtc="2026-09-24T08:59:00Z"/>
          <w:rFonts w:ascii="Times New Roman" w:hAnsi="Times New Roman" w:cs="Times New Roman"/>
        </w:rPr>
      </w:pPr>
    </w:p>
    <w:p w14:paraId="26A0E006" w14:textId="77777777" w:rsidR="007149C8" w:rsidRPr="007959DF" w:rsidRDefault="007149C8" w:rsidP="007959DF">
      <w:pPr>
        <w:pStyle w:val="ListParagraph"/>
        <w:jc w:val="both"/>
        <w:rPr>
          <w:ins w:id="594" w:author="Arun Rai" w:date="2026-09-24T14:44:00Z" w16du:dateUtc="2026-09-24T08:59:00Z"/>
          <w:rFonts w:ascii="Times New Roman" w:hAnsi="Times New Roman" w:cs="Times New Roman"/>
        </w:rPr>
      </w:pPr>
    </w:p>
    <w:p w14:paraId="0E237B85" w14:textId="77777777" w:rsidR="007149C8" w:rsidRPr="007959DF" w:rsidRDefault="007149C8" w:rsidP="007959DF">
      <w:pPr>
        <w:pStyle w:val="ListParagraph"/>
        <w:jc w:val="both"/>
        <w:rPr>
          <w:ins w:id="595" w:author="Arun Rai" w:date="2026-09-24T14:44:00Z" w16du:dateUtc="2026-09-24T08:59:00Z"/>
          <w:rFonts w:ascii="Times New Roman" w:hAnsi="Times New Roman" w:cs="Times New Roman"/>
        </w:rPr>
      </w:pPr>
    </w:p>
    <w:p w14:paraId="316C058D" w14:textId="77777777" w:rsidR="007149C8" w:rsidRPr="007959DF" w:rsidRDefault="007149C8" w:rsidP="007959DF">
      <w:pPr>
        <w:pStyle w:val="ListParagraph"/>
        <w:jc w:val="both"/>
        <w:rPr>
          <w:ins w:id="596" w:author="Arun Rai" w:date="2026-09-24T14:44:00Z" w16du:dateUtc="2026-09-24T08:59:00Z"/>
          <w:rFonts w:ascii="Times New Roman" w:hAnsi="Times New Roman" w:cs="Times New Roman"/>
        </w:rPr>
      </w:pPr>
    </w:p>
    <w:p w14:paraId="3516AABA" w14:textId="77777777" w:rsidR="007149C8" w:rsidRPr="007959DF" w:rsidRDefault="007149C8" w:rsidP="007959DF">
      <w:pPr>
        <w:jc w:val="both"/>
        <w:rPr>
          <w:ins w:id="597" w:author="Arun Rai" w:date="2026-10-05T08:06:00Z" w16du:dateUtc="2026-10-05T02:21:00Z"/>
          <w:rFonts w:ascii="Times New Roman" w:hAnsi="Times New Roman" w:cs="Times New Roman"/>
        </w:rPr>
      </w:pPr>
    </w:p>
    <w:p w14:paraId="0799509A" w14:textId="77777777" w:rsidR="002E2DFD" w:rsidRPr="00022DEA" w:rsidRDefault="002E2DFD">
      <w:pPr>
        <w:jc w:val="both"/>
        <w:rPr>
          <w:ins w:id="598" w:author="Arun Rai" w:date="2026-09-24T14:44:00Z" w16du:dateUtc="2026-09-24T08:59:00Z"/>
          <w:rFonts w:ascii="Times New Roman" w:hAnsi="Times New Roman" w:cs="Times New Roman"/>
          <w:rPrChange w:id="599" w:author="Arun Rai" w:date="2026-10-11T16:04:00Z" w16du:dateUtc="2026-10-11T10:19:00Z">
            <w:rPr>
              <w:ins w:id="600" w:author="Arun Rai" w:date="2026-09-24T14:44:00Z" w16du:dateUtc="2026-09-24T08:59:00Z"/>
            </w:rPr>
          </w:rPrChange>
        </w:rPr>
        <w:pPrChange w:id="601" w:author="Arun Rai" w:date="2026-10-11T16:03:00Z" w16du:dateUtc="2026-10-11T10:18:00Z">
          <w:pPr>
            <w:pStyle w:val="ListParagraph"/>
            <w:jc w:val="both"/>
          </w:pPr>
        </w:pPrChange>
      </w:pPr>
    </w:p>
    <w:p w14:paraId="67F2F4D0" w14:textId="3E0E06D5" w:rsidR="007149C8" w:rsidRPr="00022DEA" w:rsidRDefault="007149C8">
      <w:pPr>
        <w:pStyle w:val="Heading1"/>
        <w:numPr>
          <w:ilvl w:val="0"/>
          <w:numId w:val="2"/>
        </w:numPr>
        <w:jc w:val="both"/>
        <w:rPr>
          <w:ins w:id="602" w:author="Arun Rai" w:date="2026-09-24T14:44:00Z" w16du:dateUtc="2026-09-24T08:59:00Z"/>
          <w:rFonts w:ascii="Times New Roman" w:hAnsi="Times New Roman" w:cs="Times New Roman"/>
          <w:rPrChange w:id="603" w:author="Arun Rai" w:date="2026-10-11T16:04:00Z" w16du:dateUtc="2026-10-11T10:19:00Z">
            <w:rPr>
              <w:ins w:id="604" w:author="Arun Rai" w:date="2026-09-24T14:44:00Z" w16du:dateUtc="2026-09-24T08:59:00Z"/>
            </w:rPr>
          </w:rPrChange>
        </w:rPr>
        <w:pPrChange w:id="605" w:author="Arun Rai" w:date="2026-10-11T16:04:00Z" w16du:dateUtc="2026-10-11T10:19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606" w:name="_Toc242080251"/>
      <w:ins w:id="607" w:author="Arun Rai" w:date="2026-09-24T14:44:00Z" w16du:dateUtc="2026-09-24T08:59:00Z">
        <w:r w:rsidRPr="00022DEA">
          <w:rPr>
            <w:rFonts w:ascii="Times New Roman" w:hAnsi="Times New Roman" w:cs="Times New Roman"/>
            <w:rPrChange w:id="608" w:author="Arun Rai" w:date="2026-10-11T16:04:00Z" w16du:dateUtc="2026-10-11T10:19:00Z">
              <w:rPr/>
            </w:rPrChange>
          </w:rPr>
          <w:lastRenderedPageBreak/>
          <w:t>A</w:t>
        </w:r>
      </w:ins>
      <w:ins w:id="609" w:author="Arun Rai" w:date="2026-10-05T08:06:00Z" w16du:dateUtc="2026-10-05T02:21:00Z">
        <w:r w:rsidR="002E2DFD" w:rsidRPr="00022DEA">
          <w:rPr>
            <w:rFonts w:ascii="Times New Roman" w:hAnsi="Times New Roman" w:cs="Times New Roman"/>
          </w:rPr>
          <w:t>ction plan</w:t>
        </w:r>
      </w:ins>
      <w:bookmarkEnd w:id="606"/>
    </w:p>
    <w:p w14:paraId="11EA829D" w14:textId="77777777" w:rsidR="007149C8" w:rsidRPr="00022DEA" w:rsidRDefault="007149C8" w:rsidP="00022DEA">
      <w:pPr>
        <w:pStyle w:val="ListParagraph"/>
        <w:jc w:val="both"/>
        <w:rPr>
          <w:ins w:id="610" w:author="Arun Rai" w:date="2026-09-24T14:44:00Z" w16du:dateUtc="2026-09-24T08:59:00Z"/>
          <w:rFonts w:ascii="Times New Roman" w:hAnsi="Times New Roman" w:cs="Times New Roman"/>
        </w:rPr>
      </w:pPr>
    </w:p>
    <w:p w14:paraId="241D9FFC" w14:textId="77777777" w:rsidR="007149C8" w:rsidRPr="007959DF" w:rsidRDefault="007149C8" w:rsidP="00022DEA">
      <w:pPr>
        <w:pStyle w:val="ListParagraph"/>
        <w:jc w:val="both"/>
        <w:rPr>
          <w:ins w:id="611" w:author="Arun Rai" w:date="2026-09-24T14:44:00Z" w16du:dateUtc="2026-09-24T08:59:00Z"/>
          <w:rFonts w:ascii="Times New Roman" w:hAnsi="Times New Roman" w:cs="Times New Roman"/>
        </w:rPr>
      </w:pPr>
    </w:p>
    <w:p w14:paraId="7116382B" w14:textId="77777777" w:rsidR="007149C8" w:rsidRPr="007959DF" w:rsidRDefault="007149C8" w:rsidP="007959DF">
      <w:pPr>
        <w:pStyle w:val="ListParagraph"/>
        <w:jc w:val="both"/>
        <w:rPr>
          <w:ins w:id="612" w:author="Arun Rai" w:date="2026-09-24T14:44:00Z" w16du:dateUtc="2026-09-24T08:59:00Z"/>
          <w:rFonts w:ascii="Times New Roman" w:hAnsi="Times New Roman" w:cs="Times New Roman"/>
        </w:rPr>
      </w:pPr>
    </w:p>
    <w:p w14:paraId="4C96035E" w14:textId="77777777" w:rsidR="007149C8" w:rsidRPr="007959DF" w:rsidRDefault="007149C8" w:rsidP="007959DF">
      <w:pPr>
        <w:pStyle w:val="ListParagraph"/>
        <w:jc w:val="both"/>
        <w:rPr>
          <w:ins w:id="613" w:author="Arun Rai" w:date="2026-09-24T14:44:00Z" w16du:dateUtc="2026-09-24T08:59:00Z"/>
          <w:rFonts w:ascii="Times New Roman" w:hAnsi="Times New Roman" w:cs="Times New Roman"/>
        </w:rPr>
      </w:pPr>
    </w:p>
    <w:p w14:paraId="11277896" w14:textId="77777777" w:rsidR="007149C8" w:rsidRPr="007959DF" w:rsidRDefault="007149C8" w:rsidP="007959DF">
      <w:pPr>
        <w:pStyle w:val="ListParagraph"/>
        <w:jc w:val="both"/>
        <w:rPr>
          <w:ins w:id="614" w:author="Arun Rai" w:date="2026-09-24T14:44:00Z" w16du:dateUtc="2026-09-24T08:59:00Z"/>
          <w:rFonts w:ascii="Times New Roman" w:hAnsi="Times New Roman" w:cs="Times New Roman"/>
        </w:rPr>
      </w:pPr>
    </w:p>
    <w:p w14:paraId="55D1AF05" w14:textId="77777777" w:rsidR="007149C8" w:rsidRPr="007959DF" w:rsidRDefault="007149C8" w:rsidP="007959DF">
      <w:pPr>
        <w:pStyle w:val="ListParagraph"/>
        <w:jc w:val="both"/>
        <w:rPr>
          <w:ins w:id="615" w:author="Arun Rai" w:date="2026-09-24T14:44:00Z" w16du:dateUtc="2026-09-24T08:59:00Z"/>
          <w:rFonts w:ascii="Times New Roman" w:hAnsi="Times New Roman" w:cs="Times New Roman"/>
        </w:rPr>
      </w:pPr>
    </w:p>
    <w:p w14:paraId="363FE815" w14:textId="77777777" w:rsidR="007149C8" w:rsidRPr="007959DF" w:rsidRDefault="007149C8" w:rsidP="007959DF">
      <w:pPr>
        <w:pStyle w:val="ListParagraph"/>
        <w:jc w:val="both"/>
        <w:rPr>
          <w:ins w:id="616" w:author="Arun Rai" w:date="2026-09-24T14:44:00Z" w16du:dateUtc="2026-09-24T08:59:00Z"/>
          <w:rFonts w:ascii="Times New Roman" w:hAnsi="Times New Roman" w:cs="Times New Roman"/>
        </w:rPr>
      </w:pPr>
    </w:p>
    <w:p w14:paraId="2B7A7815" w14:textId="77777777" w:rsidR="007149C8" w:rsidRPr="007959DF" w:rsidRDefault="007149C8" w:rsidP="007959DF">
      <w:pPr>
        <w:pStyle w:val="ListParagraph"/>
        <w:jc w:val="both"/>
        <w:rPr>
          <w:ins w:id="617" w:author="Arun Rai" w:date="2026-09-24T14:44:00Z" w16du:dateUtc="2026-09-24T08:59:00Z"/>
          <w:rFonts w:ascii="Times New Roman" w:hAnsi="Times New Roman" w:cs="Times New Roman"/>
        </w:rPr>
      </w:pPr>
    </w:p>
    <w:p w14:paraId="622A4F10" w14:textId="77777777" w:rsidR="007149C8" w:rsidRPr="007959DF" w:rsidRDefault="007149C8" w:rsidP="007959DF">
      <w:pPr>
        <w:pStyle w:val="ListParagraph"/>
        <w:jc w:val="both"/>
        <w:rPr>
          <w:ins w:id="618" w:author="Arun Rai" w:date="2026-09-24T14:44:00Z" w16du:dateUtc="2026-09-24T08:59:00Z"/>
          <w:rFonts w:ascii="Times New Roman" w:hAnsi="Times New Roman" w:cs="Times New Roman"/>
        </w:rPr>
      </w:pPr>
    </w:p>
    <w:p w14:paraId="74D0F41C" w14:textId="77777777" w:rsidR="007149C8" w:rsidRPr="007959DF" w:rsidRDefault="007149C8" w:rsidP="007959DF">
      <w:pPr>
        <w:pStyle w:val="ListParagraph"/>
        <w:jc w:val="both"/>
        <w:rPr>
          <w:ins w:id="619" w:author="Arun Rai" w:date="2026-09-24T14:44:00Z" w16du:dateUtc="2026-09-24T08:59:00Z"/>
          <w:rFonts w:ascii="Times New Roman" w:hAnsi="Times New Roman" w:cs="Times New Roman"/>
        </w:rPr>
      </w:pPr>
    </w:p>
    <w:p w14:paraId="06F6E73F" w14:textId="77777777" w:rsidR="007149C8" w:rsidRPr="007959DF" w:rsidRDefault="007149C8" w:rsidP="007959DF">
      <w:pPr>
        <w:pStyle w:val="ListParagraph"/>
        <w:jc w:val="both"/>
        <w:rPr>
          <w:ins w:id="620" w:author="Arun Rai" w:date="2026-09-24T14:44:00Z" w16du:dateUtc="2026-09-24T08:59:00Z"/>
          <w:rFonts w:ascii="Times New Roman" w:hAnsi="Times New Roman" w:cs="Times New Roman"/>
        </w:rPr>
      </w:pPr>
    </w:p>
    <w:p w14:paraId="53436735" w14:textId="77777777" w:rsidR="007149C8" w:rsidRPr="007959DF" w:rsidRDefault="007149C8" w:rsidP="007959DF">
      <w:pPr>
        <w:pStyle w:val="ListParagraph"/>
        <w:jc w:val="both"/>
        <w:rPr>
          <w:ins w:id="621" w:author="Arun Rai" w:date="2026-09-24T14:44:00Z" w16du:dateUtc="2026-09-24T08:59:00Z"/>
          <w:rFonts w:ascii="Times New Roman" w:hAnsi="Times New Roman" w:cs="Times New Roman"/>
        </w:rPr>
      </w:pPr>
    </w:p>
    <w:p w14:paraId="06F5C305" w14:textId="77777777" w:rsidR="007149C8" w:rsidRPr="007959DF" w:rsidRDefault="007149C8" w:rsidP="007959DF">
      <w:pPr>
        <w:pStyle w:val="ListParagraph"/>
        <w:jc w:val="both"/>
        <w:rPr>
          <w:ins w:id="622" w:author="Arun Rai" w:date="2026-09-24T14:44:00Z" w16du:dateUtc="2026-09-24T08:59:00Z"/>
          <w:rFonts w:ascii="Times New Roman" w:hAnsi="Times New Roman" w:cs="Times New Roman"/>
        </w:rPr>
      </w:pPr>
    </w:p>
    <w:p w14:paraId="52A694AB" w14:textId="77777777" w:rsidR="007149C8" w:rsidRPr="007959DF" w:rsidRDefault="007149C8" w:rsidP="007959DF">
      <w:pPr>
        <w:pStyle w:val="ListParagraph"/>
        <w:jc w:val="both"/>
        <w:rPr>
          <w:ins w:id="623" w:author="Arun Rai" w:date="2026-09-24T14:44:00Z" w16du:dateUtc="2026-09-24T08:59:00Z"/>
          <w:rFonts w:ascii="Times New Roman" w:hAnsi="Times New Roman" w:cs="Times New Roman"/>
        </w:rPr>
      </w:pPr>
    </w:p>
    <w:p w14:paraId="7AC8312E" w14:textId="77777777" w:rsidR="007149C8" w:rsidRPr="007959DF" w:rsidRDefault="007149C8" w:rsidP="007959DF">
      <w:pPr>
        <w:pStyle w:val="ListParagraph"/>
        <w:jc w:val="both"/>
        <w:rPr>
          <w:ins w:id="624" w:author="Arun Rai" w:date="2026-09-24T14:44:00Z" w16du:dateUtc="2026-09-24T08:59:00Z"/>
          <w:rFonts w:ascii="Times New Roman" w:hAnsi="Times New Roman" w:cs="Times New Roman"/>
        </w:rPr>
      </w:pPr>
    </w:p>
    <w:p w14:paraId="294F3C4E" w14:textId="77777777" w:rsidR="007149C8" w:rsidRPr="007959DF" w:rsidRDefault="007149C8" w:rsidP="007959DF">
      <w:pPr>
        <w:pStyle w:val="ListParagraph"/>
        <w:jc w:val="both"/>
        <w:rPr>
          <w:ins w:id="625" w:author="Arun Rai" w:date="2026-09-24T14:44:00Z" w16du:dateUtc="2026-09-24T08:59:00Z"/>
          <w:rFonts w:ascii="Times New Roman" w:hAnsi="Times New Roman" w:cs="Times New Roman"/>
        </w:rPr>
      </w:pPr>
    </w:p>
    <w:p w14:paraId="44FF8771" w14:textId="77777777" w:rsidR="007149C8" w:rsidRPr="007959DF" w:rsidRDefault="007149C8" w:rsidP="007959DF">
      <w:pPr>
        <w:pStyle w:val="ListParagraph"/>
        <w:jc w:val="both"/>
        <w:rPr>
          <w:ins w:id="626" w:author="Arun Rai" w:date="2026-09-24T14:44:00Z" w16du:dateUtc="2026-09-24T08:59:00Z"/>
          <w:rFonts w:ascii="Times New Roman" w:hAnsi="Times New Roman" w:cs="Times New Roman"/>
        </w:rPr>
      </w:pPr>
    </w:p>
    <w:p w14:paraId="6B2AF873" w14:textId="77777777" w:rsidR="007149C8" w:rsidRPr="007959DF" w:rsidRDefault="007149C8" w:rsidP="007959DF">
      <w:pPr>
        <w:pStyle w:val="ListParagraph"/>
        <w:jc w:val="both"/>
        <w:rPr>
          <w:ins w:id="627" w:author="Arun Rai" w:date="2026-09-24T14:44:00Z" w16du:dateUtc="2026-09-24T08:59:00Z"/>
          <w:rFonts w:ascii="Times New Roman" w:hAnsi="Times New Roman" w:cs="Times New Roman"/>
        </w:rPr>
      </w:pPr>
    </w:p>
    <w:p w14:paraId="5443BE47" w14:textId="77777777" w:rsidR="007149C8" w:rsidRPr="007959DF" w:rsidRDefault="007149C8" w:rsidP="007959DF">
      <w:pPr>
        <w:pStyle w:val="ListParagraph"/>
        <w:jc w:val="both"/>
        <w:rPr>
          <w:ins w:id="628" w:author="Arun Rai" w:date="2026-09-24T14:44:00Z" w16du:dateUtc="2026-09-24T08:59:00Z"/>
          <w:rFonts w:ascii="Times New Roman" w:hAnsi="Times New Roman" w:cs="Times New Roman"/>
        </w:rPr>
      </w:pPr>
    </w:p>
    <w:p w14:paraId="61A2A221" w14:textId="77777777" w:rsidR="007149C8" w:rsidRPr="007959DF" w:rsidRDefault="007149C8" w:rsidP="007959DF">
      <w:pPr>
        <w:pStyle w:val="ListParagraph"/>
        <w:jc w:val="both"/>
        <w:rPr>
          <w:ins w:id="629" w:author="Arun Rai" w:date="2026-09-24T14:44:00Z" w16du:dateUtc="2026-09-24T08:59:00Z"/>
          <w:rFonts w:ascii="Times New Roman" w:hAnsi="Times New Roman" w:cs="Times New Roman"/>
        </w:rPr>
      </w:pPr>
    </w:p>
    <w:p w14:paraId="2EB154F0" w14:textId="77777777" w:rsidR="007149C8" w:rsidRPr="007959DF" w:rsidRDefault="007149C8" w:rsidP="007959DF">
      <w:pPr>
        <w:pStyle w:val="ListParagraph"/>
        <w:jc w:val="both"/>
        <w:rPr>
          <w:ins w:id="630" w:author="Arun Rai" w:date="2026-09-24T14:44:00Z" w16du:dateUtc="2026-09-24T08:59:00Z"/>
          <w:rFonts w:ascii="Times New Roman" w:hAnsi="Times New Roman" w:cs="Times New Roman"/>
        </w:rPr>
      </w:pPr>
    </w:p>
    <w:p w14:paraId="77AD8624" w14:textId="77777777" w:rsidR="007149C8" w:rsidRPr="007959DF" w:rsidRDefault="007149C8" w:rsidP="007959DF">
      <w:pPr>
        <w:pStyle w:val="ListParagraph"/>
        <w:jc w:val="both"/>
        <w:rPr>
          <w:ins w:id="631" w:author="Arun Rai" w:date="2026-09-24T14:44:00Z" w16du:dateUtc="2026-09-24T08:59:00Z"/>
          <w:rFonts w:ascii="Times New Roman" w:hAnsi="Times New Roman" w:cs="Times New Roman"/>
        </w:rPr>
      </w:pPr>
    </w:p>
    <w:p w14:paraId="350B0FB5" w14:textId="77777777" w:rsidR="007149C8" w:rsidRPr="007959DF" w:rsidRDefault="007149C8" w:rsidP="007959DF">
      <w:pPr>
        <w:pStyle w:val="ListParagraph"/>
        <w:jc w:val="both"/>
        <w:rPr>
          <w:ins w:id="632" w:author="Arun Rai" w:date="2026-09-24T14:44:00Z" w16du:dateUtc="2026-09-24T08:59:00Z"/>
          <w:rFonts w:ascii="Times New Roman" w:hAnsi="Times New Roman" w:cs="Times New Roman"/>
        </w:rPr>
      </w:pPr>
    </w:p>
    <w:p w14:paraId="642525A5" w14:textId="77777777" w:rsidR="007149C8" w:rsidRPr="007959DF" w:rsidRDefault="007149C8" w:rsidP="007959DF">
      <w:pPr>
        <w:pStyle w:val="ListParagraph"/>
        <w:jc w:val="both"/>
        <w:rPr>
          <w:ins w:id="633" w:author="Arun Rai" w:date="2026-09-24T14:44:00Z" w16du:dateUtc="2026-09-24T08:59:00Z"/>
          <w:rFonts w:ascii="Times New Roman" w:hAnsi="Times New Roman" w:cs="Times New Roman"/>
        </w:rPr>
      </w:pPr>
    </w:p>
    <w:p w14:paraId="36E9FE20" w14:textId="77777777" w:rsidR="007149C8" w:rsidRPr="007959DF" w:rsidRDefault="007149C8" w:rsidP="007959DF">
      <w:pPr>
        <w:pStyle w:val="ListParagraph"/>
        <w:jc w:val="both"/>
        <w:rPr>
          <w:ins w:id="634" w:author="Arun Rai" w:date="2026-09-24T14:44:00Z" w16du:dateUtc="2026-09-24T08:59:00Z"/>
          <w:rFonts w:ascii="Times New Roman" w:hAnsi="Times New Roman" w:cs="Times New Roman"/>
        </w:rPr>
      </w:pPr>
    </w:p>
    <w:p w14:paraId="41131A27" w14:textId="77777777" w:rsidR="007149C8" w:rsidRPr="007959DF" w:rsidRDefault="007149C8" w:rsidP="007959DF">
      <w:pPr>
        <w:pStyle w:val="ListParagraph"/>
        <w:jc w:val="both"/>
        <w:rPr>
          <w:ins w:id="635" w:author="Arun Rai" w:date="2026-09-24T14:44:00Z" w16du:dateUtc="2026-09-24T08:59:00Z"/>
          <w:rFonts w:ascii="Times New Roman" w:hAnsi="Times New Roman" w:cs="Times New Roman"/>
        </w:rPr>
      </w:pPr>
    </w:p>
    <w:p w14:paraId="4D58CAB6" w14:textId="77777777" w:rsidR="007149C8" w:rsidRPr="007959DF" w:rsidRDefault="007149C8" w:rsidP="007959DF">
      <w:pPr>
        <w:pStyle w:val="ListParagraph"/>
        <w:jc w:val="both"/>
        <w:rPr>
          <w:ins w:id="636" w:author="Arun Rai" w:date="2026-09-24T14:44:00Z" w16du:dateUtc="2026-09-24T08:59:00Z"/>
          <w:rFonts w:ascii="Times New Roman" w:hAnsi="Times New Roman" w:cs="Times New Roman"/>
        </w:rPr>
      </w:pPr>
    </w:p>
    <w:p w14:paraId="758BDAAE" w14:textId="77777777" w:rsidR="007149C8" w:rsidRPr="007959DF" w:rsidRDefault="007149C8" w:rsidP="007959DF">
      <w:pPr>
        <w:pStyle w:val="ListParagraph"/>
        <w:jc w:val="both"/>
        <w:rPr>
          <w:ins w:id="637" w:author="Arun Rai" w:date="2026-09-24T14:44:00Z" w16du:dateUtc="2026-09-24T08:59:00Z"/>
          <w:rFonts w:ascii="Times New Roman" w:hAnsi="Times New Roman" w:cs="Times New Roman"/>
        </w:rPr>
      </w:pPr>
    </w:p>
    <w:p w14:paraId="2AFA1D38" w14:textId="77777777" w:rsidR="007149C8" w:rsidRPr="007959DF" w:rsidRDefault="007149C8" w:rsidP="007959DF">
      <w:pPr>
        <w:pStyle w:val="ListParagraph"/>
        <w:jc w:val="both"/>
        <w:rPr>
          <w:ins w:id="638" w:author="Arun Rai" w:date="2026-09-24T14:44:00Z" w16du:dateUtc="2026-09-24T08:59:00Z"/>
          <w:rFonts w:ascii="Times New Roman" w:hAnsi="Times New Roman" w:cs="Times New Roman"/>
        </w:rPr>
      </w:pPr>
    </w:p>
    <w:p w14:paraId="324CB600" w14:textId="77777777" w:rsidR="007149C8" w:rsidRPr="007959DF" w:rsidRDefault="007149C8" w:rsidP="007959DF">
      <w:pPr>
        <w:pStyle w:val="ListParagraph"/>
        <w:jc w:val="both"/>
        <w:rPr>
          <w:ins w:id="639" w:author="Arun Rai" w:date="2026-09-24T14:44:00Z" w16du:dateUtc="2026-09-24T08:59:00Z"/>
          <w:rFonts w:ascii="Times New Roman" w:hAnsi="Times New Roman" w:cs="Times New Roman"/>
        </w:rPr>
      </w:pPr>
    </w:p>
    <w:p w14:paraId="119445C1" w14:textId="77777777" w:rsidR="007149C8" w:rsidRPr="007959DF" w:rsidRDefault="007149C8" w:rsidP="007959DF">
      <w:pPr>
        <w:pStyle w:val="ListParagraph"/>
        <w:jc w:val="both"/>
        <w:rPr>
          <w:ins w:id="640" w:author="Arun Rai" w:date="2026-09-24T14:44:00Z" w16du:dateUtc="2026-09-24T08:59:00Z"/>
          <w:rFonts w:ascii="Times New Roman" w:hAnsi="Times New Roman" w:cs="Times New Roman"/>
        </w:rPr>
      </w:pPr>
    </w:p>
    <w:p w14:paraId="65A4C91F" w14:textId="77777777" w:rsidR="007149C8" w:rsidRPr="007959DF" w:rsidRDefault="007149C8" w:rsidP="007959DF">
      <w:pPr>
        <w:pStyle w:val="ListParagraph"/>
        <w:jc w:val="both"/>
        <w:rPr>
          <w:ins w:id="641" w:author="Arun Rai" w:date="2026-09-24T14:44:00Z" w16du:dateUtc="2026-09-24T08:59:00Z"/>
          <w:rFonts w:ascii="Times New Roman" w:hAnsi="Times New Roman" w:cs="Times New Roman"/>
        </w:rPr>
      </w:pPr>
    </w:p>
    <w:p w14:paraId="6F01FD88" w14:textId="77777777" w:rsidR="007149C8" w:rsidRPr="007959DF" w:rsidRDefault="007149C8" w:rsidP="007959DF">
      <w:pPr>
        <w:pStyle w:val="ListParagraph"/>
        <w:jc w:val="both"/>
        <w:rPr>
          <w:ins w:id="642" w:author="Arun Rai" w:date="2026-09-24T14:44:00Z" w16du:dateUtc="2026-09-24T08:59:00Z"/>
          <w:rFonts w:ascii="Times New Roman" w:hAnsi="Times New Roman" w:cs="Times New Roman"/>
        </w:rPr>
      </w:pPr>
    </w:p>
    <w:p w14:paraId="7D3DC7E6" w14:textId="77777777" w:rsidR="007149C8" w:rsidRPr="007959DF" w:rsidRDefault="007149C8" w:rsidP="007959DF">
      <w:pPr>
        <w:pStyle w:val="ListParagraph"/>
        <w:jc w:val="both"/>
        <w:rPr>
          <w:ins w:id="643" w:author="Arun Rai" w:date="2026-09-24T14:44:00Z" w16du:dateUtc="2026-09-24T08:59:00Z"/>
          <w:rFonts w:ascii="Times New Roman" w:hAnsi="Times New Roman" w:cs="Times New Roman"/>
        </w:rPr>
      </w:pPr>
    </w:p>
    <w:p w14:paraId="46D8F236" w14:textId="77777777" w:rsidR="007149C8" w:rsidRPr="007959DF" w:rsidRDefault="007149C8" w:rsidP="007959DF">
      <w:pPr>
        <w:jc w:val="both"/>
        <w:rPr>
          <w:ins w:id="644" w:author="Arun Rai" w:date="2026-10-05T08:07:00Z" w16du:dateUtc="2026-10-05T02:22:00Z"/>
          <w:rFonts w:ascii="Times New Roman" w:hAnsi="Times New Roman" w:cs="Times New Roman"/>
        </w:rPr>
      </w:pPr>
    </w:p>
    <w:p w14:paraId="3DB2C818" w14:textId="77777777" w:rsidR="002E2DFD" w:rsidRPr="007959DF" w:rsidRDefault="002E2DFD" w:rsidP="007959DF">
      <w:pPr>
        <w:jc w:val="both"/>
        <w:rPr>
          <w:ins w:id="645" w:author="Arun Rai" w:date="2026-10-05T08:07:00Z" w16du:dateUtc="2026-10-05T02:22:00Z"/>
          <w:rFonts w:ascii="Times New Roman" w:hAnsi="Times New Roman" w:cs="Times New Roman"/>
        </w:rPr>
      </w:pPr>
    </w:p>
    <w:p w14:paraId="7D0E2720" w14:textId="77777777" w:rsidR="002E2DFD" w:rsidRPr="00022DEA" w:rsidRDefault="002E2DFD">
      <w:pPr>
        <w:jc w:val="both"/>
        <w:rPr>
          <w:ins w:id="646" w:author="Arun Rai" w:date="2026-09-24T14:44:00Z" w16du:dateUtc="2026-09-24T08:59:00Z"/>
          <w:rFonts w:ascii="Times New Roman" w:hAnsi="Times New Roman" w:cs="Times New Roman"/>
          <w:rPrChange w:id="647" w:author="Arun Rai" w:date="2026-10-11T16:04:00Z" w16du:dateUtc="2026-10-11T10:19:00Z">
            <w:rPr>
              <w:ins w:id="648" w:author="Arun Rai" w:date="2026-09-24T14:44:00Z" w16du:dateUtc="2026-09-24T08:59:00Z"/>
            </w:rPr>
          </w:rPrChange>
        </w:rPr>
        <w:pPrChange w:id="649" w:author="Arun Rai" w:date="2026-10-11T16:03:00Z" w16du:dateUtc="2026-10-11T10:18:00Z">
          <w:pPr>
            <w:pStyle w:val="ListParagraph"/>
            <w:jc w:val="both"/>
          </w:pPr>
        </w:pPrChange>
      </w:pPr>
    </w:p>
    <w:p w14:paraId="4FD604F5" w14:textId="1FA09C9B" w:rsidR="007149C8" w:rsidRPr="00022DEA" w:rsidRDefault="002E2DFD">
      <w:pPr>
        <w:pStyle w:val="Heading1"/>
        <w:numPr>
          <w:ilvl w:val="0"/>
          <w:numId w:val="2"/>
        </w:numPr>
        <w:jc w:val="both"/>
        <w:rPr>
          <w:ins w:id="650" w:author="Arun Rai" w:date="2026-09-24T14:50:00Z" w16du:dateUtc="2026-09-24T09:05:00Z"/>
          <w:rFonts w:ascii="Times New Roman" w:hAnsi="Times New Roman" w:cs="Times New Roman"/>
          <w:rPrChange w:id="651" w:author="Arun Rai" w:date="2026-10-11T16:04:00Z" w16du:dateUtc="2026-10-11T10:19:00Z">
            <w:rPr>
              <w:ins w:id="652" w:author="Arun Rai" w:date="2026-09-24T14:50:00Z" w16du:dateUtc="2026-09-24T09:05:00Z"/>
            </w:rPr>
          </w:rPrChange>
        </w:rPr>
        <w:pPrChange w:id="653" w:author="Arun Rai" w:date="2026-10-11T16:04:00Z" w16du:dateUtc="2026-10-11T10:19:00Z">
          <w:pPr>
            <w:pStyle w:val="Heading1"/>
            <w:numPr>
              <w:numId w:val="2"/>
            </w:numPr>
            <w:ind w:left="720" w:hanging="360"/>
          </w:pPr>
        </w:pPrChange>
      </w:pPr>
      <w:bookmarkStart w:id="654" w:name="_Toc242080252"/>
      <w:ins w:id="655" w:author="Arun Rai" w:date="2026-10-05T08:06:00Z" w16du:dateUtc="2026-10-05T02:21:00Z">
        <w:r w:rsidRPr="00022DEA">
          <w:rPr>
            <w:rFonts w:ascii="Times New Roman" w:hAnsi="Times New Roman" w:cs="Times New Roman"/>
          </w:rPr>
          <w:lastRenderedPageBreak/>
          <w:t>Structure</w:t>
        </w:r>
      </w:ins>
      <w:ins w:id="656" w:author="Arun Rai" w:date="2026-10-05T08:07:00Z" w16du:dateUtc="2026-10-05T02:22:00Z">
        <w:r w:rsidRPr="007959DF">
          <w:rPr>
            <w:rFonts w:ascii="Times New Roman" w:hAnsi="Times New Roman" w:cs="Times New Roman"/>
          </w:rPr>
          <w:t xml:space="preserve"> of final thesis</w:t>
        </w:r>
      </w:ins>
      <w:bookmarkEnd w:id="654"/>
    </w:p>
    <w:p w14:paraId="73252A2E" w14:textId="77777777" w:rsidR="00F46595" w:rsidRPr="00022DEA" w:rsidRDefault="00F46595">
      <w:pPr>
        <w:jc w:val="both"/>
        <w:rPr>
          <w:ins w:id="657" w:author="Arun Rai" w:date="2026-09-24T14:50:00Z" w16du:dateUtc="2026-09-24T09:05:00Z"/>
          <w:rFonts w:ascii="Times New Roman" w:hAnsi="Times New Roman" w:cs="Times New Roman"/>
          <w:rPrChange w:id="658" w:author="Arun Rai" w:date="2026-10-11T16:04:00Z" w16du:dateUtc="2026-10-11T10:19:00Z">
            <w:rPr>
              <w:ins w:id="659" w:author="Arun Rai" w:date="2026-09-24T14:50:00Z" w16du:dateUtc="2026-09-24T09:05:00Z"/>
            </w:rPr>
          </w:rPrChange>
        </w:rPr>
        <w:pPrChange w:id="660" w:author="Arun Rai" w:date="2026-10-11T16:03:00Z" w16du:dateUtc="2026-10-11T10:18:00Z">
          <w:pPr/>
        </w:pPrChange>
      </w:pPr>
    </w:p>
    <w:p w14:paraId="1246F818" w14:textId="77777777" w:rsidR="00F46595" w:rsidRPr="00022DEA" w:rsidRDefault="00F46595">
      <w:pPr>
        <w:jc w:val="both"/>
        <w:rPr>
          <w:ins w:id="661" w:author="Arun Rai" w:date="2026-09-24T14:50:00Z" w16du:dateUtc="2026-09-24T09:05:00Z"/>
          <w:rFonts w:ascii="Times New Roman" w:hAnsi="Times New Roman" w:cs="Times New Roman"/>
          <w:rPrChange w:id="662" w:author="Arun Rai" w:date="2026-10-11T16:04:00Z" w16du:dateUtc="2026-10-11T10:19:00Z">
            <w:rPr>
              <w:ins w:id="663" w:author="Arun Rai" w:date="2026-09-24T14:50:00Z" w16du:dateUtc="2026-09-24T09:05:00Z"/>
            </w:rPr>
          </w:rPrChange>
        </w:rPr>
        <w:pPrChange w:id="664" w:author="Arun Rai" w:date="2026-10-11T16:03:00Z" w16du:dateUtc="2026-10-11T10:18:00Z">
          <w:pPr/>
        </w:pPrChange>
      </w:pPr>
    </w:p>
    <w:p w14:paraId="4A66C8DE" w14:textId="77777777" w:rsidR="00F46595" w:rsidRPr="00022DEA" w:rsidRDefault="00F46595">
      <w:pPr>
        <w:jc w:val="both"/>
        <w:rPr>
          <w:ins w:id="665" w:author="Arun Rai" w:date="2026-09-24T14:50:00Z" w16du:dateUtc="2026-09-24T09:05:00Z"/>
          <w:rFonts w:ascii="Times New Roman" w:hAnsi="Times New Roman" w:cs="Times New Roman"/>
          <w:rPrChange w:id="666" w:author="Arun Rai" w:date="2026-10-11T16:04:00Z" w16du:dateUtc="2026-10-11T10:19:00Z">
            <w:rPr>
              <w:ins w:id="667" w:author="Arun Rai" w:date="2026-09-24T14:50:00Z" w16du:dateUtc="2026-09-24T09:05:00Z"/>
            </w:rPr>
          </w:rPrChange>
        </w:rPr>
        <w:pPrChange w:id="668" w:author="Arun Rai" w:date="2026-10-11T16:03:00Z" w16du:dateUtc="2026-10-11T10:18:00Z">
          <w:pPr/>
        </w:pPrChange>
      </w:pPr>
    </w:p>
    <w:p w14:paraId="0375B6F2" w14:textId="77777777" w:rsidR="00F46595" w:rsidRPr="00022DEA" w:rsidRDefault="00F46595">
      <w:pPr>
        <w:jc w:val="both"/>
        <w:rPr>
          <w:ins w:id="669" w:author="Arun Rai" w:date="2026-09-24T14:50:00Z" w16du:dateUtc="2026-09-24T09:05:00Z"/>
          <w:rFonts w:ascii="Times New Roman" w:hAnsi="Times New Roman" w:cs="Times New Roman"/>
          <w:rPrChange w:id="670" w:author="Arun Rai" w:date="2026-10-11T16:04:00Z" w16du:dateUtc="2026-10-11T10:19:00Z">
            <w:rPr>
              <w:ins w:id="671" w:author="Arun Rai" w:date="2026-09-24T14:50:00Z" w16du:dateUtc="2026-09-24T09:05:00Z"/>
            </w:rPr>
          </w:rPrChange>
        </w:rPr>
        <w:pPrChange w:id="672" w:author="Arun Rai" w:date="2026-10-11T16:03:00Z" w16du:dateUtc="2026-10-11T10:18:00Z">
          <w:pPr/>
        </w:pPrChange>
      </w:pPr>
    </w:p>
    <w:p w14:paraId="285F5A41" w14:textId="77777777" w:rsidR="00F46595" w:rsidRPr="00022DEA" w:rsidRDefault="00F46595">
      <w:pPr>
        <w:jc w:val="both"/>
        <w:rPr>
          <w:ins w:id="673" w:author="Arun Rai" w:date="2026-09-24T14:50:00Z" w16du:dateUtc="2026-09-24T09:05:00Z"/>
          <w:rFonts w:ascii="Times New Roman" w:hAnsi="Times New Roman" w:cs="Times New Roman"/>
          <w:rPrChange w:id="674" w:author="Arun Rai" w:date="2026-10-11T16:04:00Z" w16du:dateUtc="2026-10-11T10:19:00Z">
            <w:rPr>
              <w:ins w:id="675" w:author="Arun Rai" w:date="2026-09-24T14:50:00Z" w16du:dateUtc="2026-09-24T09:05:00Z"/>
            </w:rPr>
          </w:rPrChange>
        </w:rPr>
        <w:pPrChange w:id="676" w:author="Arun Rai" w:date="2026-10-11T16:03:00Z" w16du:dateUtc="2026-10-11T10:18:00Z">
          <w:pPr/>
        </w:pPrChange>
      </w:pPr>
    </w:p>
    <w:p w14:paraId="6C790FA8" w14:textId="77777777" w:rsidR="00F46595" w:rsidRPr="00022DEA" w:rsidRDefault="00F46595">
      <w:pPr>
        <w:jc w:val="both"/>
        <w:rPr>
          <w:ins w:id="677" w:author="Arun Rai" w:date="2026-09-24T14:50:00Z" w16du:dateUtc="2026-09-24T09:05:00Z"/>
          <w:rFonts w:ascii="Times New Roman" w:hAnsi="Times New Roman" w:cs="Times New Roman"/>
          <w:rPrChange w:id="678" w:author="Arun Rai" w:date="2026-10-11T16:04:00Z" w16du:dateUtc="2026-10-11T10:19:00Z">
            <w:rPr>
              <w:ins w:id="679" w:author="Arun Rai" w:date="2026-09-24T14:50:00Z" w16du:dateUtc="2026-09-24T09:05:00Z"/>
            </w:rPr>
          </w:rPrChange>
        </w:rPr>
        <w:pPrChange w:id="680" w:author="Arun Rai" w:date="2026-10-11T16:03:00Z" w16du:dateUtc="2026-10-11T10:18:00Z">
          <w:pPr/>
        </w:pPrChange>
      </w:pPr>
    </w:p>
    <w:p w14:paraId="5F462998" w14:textId="77777777" w:rsidR="00F46595" w:rsidRPr="00022DEA" w:rsidRDefault="00F46595">
      <w:pPr>
        <w:jc w:val="both"/>
        <w:rPr>
          <w:ins w:id="681" w:author="Arun Rai" w:date="2026-09-24T14:50:00Z" w16du:dateUtc="2026-09-24T09:05:00Z"/>
          <w:rFonts w:ascii="Times New Roman" w:hAnsi="Times New Roman" w:cs="Times New Roman"/>
          <w:rPrChange w:id="682" w:author="Arun Rai" w:date="2026-10-11T16:04:00Z" w16du:dateUtc="2026-10-11T10:19:00Z">
            <w:rPr>
              <w:ins w:id="683" w:author="Arun Rai" w:date="2026-09-24T14:50:00Z" w16du:dateUtc="2026-09-24T09:05:00Z"/>
            </w:rPr>
          </w:rPrChange>
        </w:rPr>
        <w:pPrChange w:id="684" w:author="Arun Rai" w:date="2026-10-11T16:03:00Z" w16du:dateUtc="2026-10-11T10:18:00Z">
          <w:pPr/>
        </w:pPrChange>
      </w:pPr>
    </w:p>
    <w:p w14:paraId="3711A8CE" w14:textId="77777777" w:rsidR="00F46595" w:rsidRPr="00022DEA" w:rsidRDefault="00F46595">
      <w:pPr>
        <w:jc w:val="both"/>
        <w:rPr>
          <w:ins w:id="685" w:author="Arun Rai" w:date="2026-09-24T14:50:00Z" w16du:dateUtc="2026-09-24T09:05:00Z"/>
          <w:rFonts w:ascii="Times New Roman" w:hAnsi="Times New Roman" w:cs="Times New Roman"/>
          <w:rPrChange w:id="686" w:author="Arun Rai" w:date="2026-10-11T16:04:00Z" w16du:dateUtc="2026-10-11T10:19:00Z">
            <w:rPr>
              <w:ins w:id="687" w:author="Arun Rai" w:date="2026-09-24T14:50:00Z" w16du:dateUtc="2026-09-24T09:05:00Z"/>
            </w:rPr>
          </w:rPrChange>
        </w:rPr>
        <w:pPrChange w:id="688" w:author="Arun Rai" w:date="2026-10-11T16:03:00Z" w16du:dateUtc="2026-10-11T10:18:00Z">
          <w:pPr/>
        </w:pPrChange>
      </w:pPr>
    </w:p>
    <w:p w14:paraId="134F14C4" w14:textId="77777777" w:rsidR="00F46595" w:rsidRPr="00022DEA" w:rsidRDefault="00F46595">
      <w:pPr>
        <w:jc w:val="both"/>
        <w:rPr>
          <w:ins w:id="689" w:author="Arun Rai" w:date="2026-09-24T14:50:00Z" w16du:dateUtc="2026-09-24T09:05:00Z"/>
          <w:rFonts w:ascii="Times New Roman" w:hAnsi="Times New Roman" w:cs="Times New Roman"/>
          <w:rPrChange w:id="690" w:author="Arun Rai" w:date="2026-10-11T16:04:00Z" w16du:dateUtc="2026-10-11T10:19:00Z">
            <w:rPr>
              <w:ins w:id="691" w:author="Arun Rai" w:date="2026-09-24T14:50:00Z" w16du:dateUtc="2026-09-24T09:05:00Z"/>
            </w:rPr>
          </w:rPrChange>
        </w:rPr>
        <w:pPrChange w:id="692" w:author="Arun Rai" w:date="2026-10-11T16:03:00Z" w16du:dateUtc="2026-10-11T10:18:00Z">
          <w:pPr/>
        </w:pPrChange>
      </w:pPr>
    </w:p>
    <w:p w14:paraId="7DB34BDE" w14:textId="77777777" w:rsidR="00F46595" w:rsidRPr="00022DEA" w:rsidRDefault="00F46595">
      <w:pPr>
        <w:jc w:val="both"/>
        <w:rPr>
          <w:ins w:id="693" w:author="Arun Rai" w:date="2026-09-24T14:50:00Z" w16du:dateUtc="2026-09-24T09:05:00Z"/>
          <w:rFonts w:ascii="Times New Roman" w:hAnsi="Times New Roman" w:cs="Times New Roman"/>
          <w:rPrChange w:id="694" w:author="Arun Rai" w:date="2026-10-11T16:04:00Z" w16du:dateUtc="2026-10-11T10:19:00Z">
            <w:rPr>
              <w:ins w:id="695" w:author="Arun Rai" w:date="2026-09-24T14:50:00Z" w16du:dateUtc="2026-09-24T09:05:00Z"/>
            </w:rPr>
          </w:rPrChange>
        </w:rPr>
        <w:pPrChange w:id="696" w:author="Arun Rai" w:date="2026-10-11T16:03:00Z" w16du:dateUtc="2026-10-11T10:18:00Z">
          <w:pPr/>
        </w:pPrChange>
      </w:pPr>
    </w:p>
    <w:p w14:paraId="23A2A57E" w14:textId="77777777" w:rsidR="00F46595" w:rsidRPr="00022DEA" w:rsidRDefault="00F46595">
      <w:pPr>
        <w:jc w:val="both"/>
        <w:rPr>
          <w:ins w:id="697" w:author="Arun Rai" w:date="2026-09-24T14:50:00Z" w16du:dateUtc="2026-09-24T09:05:00Z"/>
          <w:rFonts w:ascii="Times New Roman" w:hAnsi="Times New Roman" w:cs="Times New Roman"/>
          <w:rPrChange w:id="698" w:author="Arun Rai" w:date="2026-10-11T16:04:00Z" w16du:dateUtc="2026-10-11T10:19:00Z">
            <w:rPr>
              <w:ins w:id="699" w:author="Arun Rai" w:date="2026-09-24T14:50:00Z" w16du:dateUtc="2026-09-24T09:05:00Z"/>
            </w:rPr>
          </w:rPrChange>
        </w:rPr>
        <w:pPrChange w:id="700" w:author="Arun Rai" w:date="2026-10-11T16:03:00Z" w16du:dateUtc="2026-10-11T10:18:00Z">
          <w:pPr/>
        </w:pPrChange>
      </w:pPr>
    </w:p>
    <w:p w14:paraId="5048EA60" w14:textId="77777777" w:rsidR="00F46595" w:rsidRPr="00022DEA" w:rsidRDefault="00F46595">
      <w:pPr>
        <w:jc w:val="both"/>
        <w:rPr>
          <w:ins w:id="701" w:author="Arun Rai" w:date="2026-09-24T14:50:00Z" w16du:dateUtc="2026-09-24T09:05:00Z"/>
          <w:rFonts w:ascii="Times New Roman" w:hAnsi="Times New Roman" w:cs="Times New Roman"/>
          <w:rPrChange w:id="702" w:author="Arun Rai" w:date="2026-10-11T16:04:00Z" w16du:dateUtc="2026-10-11T10:19:00Z">
            <w:rPr>
              <w:ins w:id="703" w:author="Arun Rai" w:date="2026-09-24T14:50:00Z" w16du:dateUtc="2026-09-24T09:05:00Z"/>
            </w:rPr>
          </w:rPrChange>
        </w:rPr>
        <w:pPrChange w:id="704" w:author="Arun Rai" w:date="2026-10-11T16:03:00Z" w16du:dateUtc="2026-10-11T10:18:00Z">
          <w:pPr/>
        </w:pPrChange>
      </w:pPr>
    </w:p>
    <w:p w14:paraId="0C611326" w14:textId="77777777" w:rsidR="00F46595" w:rsidRPr="00022DEA" w:rsidRDefault="00F46595">
      <w:pPr>
        <w:jc w:val="both"/>
        <w:rPr>
          <w:ins w:id="705" w:author="Arun Rai" w:date="2026-09-24T14:50:00Z" w16du:dateUtc="2026-09-24T09:05:00Z"/>
          <w:rFonts w:ascii="Times New Roman" w:hAnsi="Times New Roman" w:cs="Times New Roman"/>
          <w:rPrChange w:id="706" w:author="Arun Rai" w:date="2026-10-11T16:04:00Z" w16du:dateUtc="2026-10-11T10:19:00Z">
            <w:rPr>
              <w:ins w:id="707" w:author="Arun Rai" w:date="2026-09-24T14:50:00Z" w16du:dateUtc="2026-09-24T09:05:00Z"/>
            </w:rPr>
          </w:rPrChange>
        </w:rPr>
        <w:pPrChange w:id="708" w:author="Arun Rai" w:date="2026-10-11T16:03:00Z" w16du:dateUtc="2026-10-11T10:18:00Z">
          <w:pPr/>
        </w:pPrChange>
      </w:pPr>
    </w:p>
    <w:p w14:paraId="3F6470E7" w14:textId="77777777" w:rsidR="00F46595" w:rsidRPr="00022DEA" w:rsidRDefault="00F46595">
      <w:pPr>
        <w:jc w:val="both"/>
        <w:rPr>
          <w:ins w:id="709" w:author="Arun Rai" w:date="2026-09-24T14:50:00Z" w16du:dateUtc="2026-09-24T09:05:00Z"/>
          <w:rFonts w:ascii="Times New Roman" w:hAnsi="Times New Roman" w:cs="Times New Roman"/>
          <w:rPrChange w:id="710" w:author="Arun Rai" w:date="2026-10-11T16:04:00Z" w16du:dateUtc="2026-10-11T10:19:00Z">
            <w:rPr>
              <w:ins w:id="711" w:author="Arun Rai" w:date="2026-09-24T14:50:00Z" w16du:dateUtc="2026-09-24T09:05:00Z"/>
            </w:rPr>
          </w:rPrChange>
        </w:rPr>
        <w:pPrChange w:id="712" w:author="Arun Rai" w:date="2026-10-11T16:03:00Z" w16du:dateUtc="2026-10-11T10:18:00Z">
          <w:pPr/>
        </w:pPrChange>
      </w:pPr>
    </w:p>
    <w:p w14:paraId="03D24B4A" w14:textId="77777777" w:rsidR="00F46595" w:rsidRPr="00022DEA" w:rsidRDefault="00F46595">
      <w:pPr>
        <w:jc w:val="both"/>
        <w:rPr>
          <w:ins w:id="713" w:author="Arun Rai" w:date="2026-09-24T14:50:00Z" w16du:dateUtc="2026-09-24T09:05:00Z"/>
          <w:rFonts w:ascii="Times New Roman" w:hAnsi="Times New Roman" w:cs="Times New Roman"/>
          <w:rPrChange w:id="714" w:author="Arun Rai" w:date="2026-10-11T16:04:00Z" w16du:dateUtc="2026-10-11T10:19:00Z">
            <w:rPr>
              <w:ins w:id="715" w:author="Arun Rai" w:date="2026-09-24T14:50:00Z" w16du:dateUtc="2026-09-24T09:05:00Z"/>
            </w:rPr>
          </w:rPrChange>
        </w:rPr>
        <w:pPrChange w:id="716" w:author="Arun Rai" w:date="2026-10-11T16:03:00Z" w16du:dateUtc="2026-10-11T10:18:00Z">
          <w:pPr/>
        </w:pPrChange>
      </w:pPr>
    </w:p>
    <w:p w14:paraId="0E3FD7C9" w14:textId="77777777" w:rsidR="00F46595" w:rsidRPr="00022DEA" w:rsidRDefault="00F46595">
      <w:pPr>
        <w:jc w:val="both"/>
        <w:rPr>
          <w:ins w:id="717" w:author="Arun Rai" w:date="2026-09-24T14:50:00Z" w16du:dateUtc="2026-09-24T09:05:00Z"/>
          <w:rFonts w:ascii="Times New Roman" w:hAnsi="Times New Roman" w:cs="Times New Roman"/>
          <w:rPrChange w:id="718" w:author="Arun Rai" w:date="2026-10-11T16:04:00Z" w16du:dateUtc="2026-10-11T10:19:00Z">
            <w:rPr>
              <w:ins w:id="719" w:author="Arun Rai" w:date="2026-09-24T14:50:00Z" w16du:dateUtc="2026-09-24T09:05:00Z"/>
            </w:rPr>
          </w:rPrChange>
        </w:rPr>
        <w:pPrChange w:id="720" w:author="Arun Rai" w:date="2026-10-11T16:03:00Z" w16du:dateUtc="2026-10-11T10:18:00Z">
          <w:pPr/>
        </w:pPrChange>
      </w:pPr>
    </w:p>
    <w:p w14:paraId="125E3429" w14:textId="77777777" w:rsidR="00F46595" w:rsidRPr="00022DEA" w:rsidRDefault="00F46595">
      <w:pPr>
        <w:jc w:val="both"/>
        <w:rPr>
          <w:ins w:id="721" w:author="Arun Rai" w:date="2026-09-24T14:50:00Z" w16du:dateUtc="2026-09-24T09:05:00Z"/>
          <w:rFonts w:ascii="Times New Roman" w:hAnsi="Times New Roman" w:cs="Times New Roman"/>
          <w:rPrChange w:id="722" w:author="Arun Rai" w:date="2026-10-11T16:04:00Z" w16du:dateUtc="2026-10-11T10:19:00Z">
            <w:rPr>
              <w:ins w:id="723" w:author="Arun Rai" w:date="2026-09-24T14:50:00Z" w16du:dateUtc="2026-09-24T09:05:00Z"/>
            </w:rPr>
          </w:rPrChange>
        </w:rPr>
        <w:pPrChange w:id="724" w:author="Arun Rai" w:date="2026-10-11T16:03:00Z" w16du:dateUtc="2026-10-11T10:18:00Z">
          <w:pPr/>
        </w:pPrChange>
      </w:pPr>
    </w:p>
    <w:p w14:paraId="0E71167B" w14:textId="77777777" w:rsidR="00F46595" w:rsidRPr="00022DEA" w:rsidRDefault="00F46595">
      <w:pPr>
        <w:jc w:val="both"/>
        <w:rPr>
          <w:ins w:id="725" w:author="Arun Rai" w:date="2026-09-24T14:50:00Z" w16du:dateUtc="2026-09-24T09:05:00Z"/>
          <w:rFonts w:ascii="Times New Roman" w:hAnsi="Times New Roman" w:cs="Times New Roman"/>
          <w:rPrChange w:id="726" w:author="Arun Rai" w:date="2026-10-11T16:04:00Z" w16du:dateUtc="2026-10-11T10:19:00Z">
            <w:rPr>
              <w:ins w:id="727" w:author="Arun Rai" w:date="2026-09-24T14:50:00Z" w16du:dateUtc="2026-09-24T09:05:00Z"/>
            </w:rPr>
          </w:rPrChange>
        </w:rPr>
        <w:pPrChange w:id="728" w:author="Arun Rai" w:date="2026-10-11T16:03:00Z" w16du:dateUtc="2026-10-11T10:18:00Z">
          <w:pPr/>
        </w:pPrChange>
      </w:pPr>
    </w:p>
    <w:p w14:paraId="51F8CC8A" w14:textId="77777777" w:rsidR="00F46595" w:rsidRPr="00022DEA" w:rsidRDefault="00F46595">
      <w:pPr>
        <w:jc w:val="both"/>
        <w:rPr>
          <w:ins w:id="729" w:author="Arun Rai" w:date="2026-09-24T14:50:00Z" w16du:dateUtc="2026-09-24T09:05:00Z"/>
          <w:rFonts w:ascii="Times New Roman" w:hAnsi="Times New Roman" w:cs="Times New Roman"/>
          <w:rPrChange w:id="730" w:author="Arun Rai" w:date="2026-10-11T16:04:00Z" w16du:dateUtc="2026-10-11T10:19:00Z">
            <w:rPr>
              <w:ins w:id="731" w:author="Arun Rai" w:date="2026-09-24T14:50:00Z" w16du:dateUtc="2026-09-24T09:05:00Z"/>
            </w:rPr>
          </w:rPrChange>
        </w:rPr>
        <w:pPrChange w:id="732" w:author="Arun Rai" w:date="2026-10-11T16:03:00Z" w16du:dateUtc="2026-10-11T10:18:00Z">
          <w:pPr/>
        </w:pPrChange>
      </w:pPr>
    </w:p>
    <w:p w14:paraId="11F63342" w14:textId="77777777" w:rsidR="00F46595" w:rsidRPr="00022DEA" w:rsidRDefault="00F46595">
      <w:pPr>
        <w:jc w:val="both"/>
        <w:rPr>
          <w:ins w:id="733" w:author="Arun Rai" w:date="2026-09-24T14:51:00Z" w16du:dateUtc="2026-09-24T09:06:00Z"/>
          <w:rFonts w:ascii="Times New Roman" w:hAnsi="Times New Roman" w:cs="Times New Roman"/>
        </w:rPr>
        <w:pPrChange w:id="734" w:author="Arun Rai" w:date="2026-10-11T16:03:00Z" w16du:dateUtc="2026-10-11T10:18:00Z">
          <w:pPr/>
        </w:pPrChange>
      </w:pPr>
    </w:p>
    <w:p w14:paraId="42733168" w14:textId="77777777" w:rsidR="008546EA" w:rsidRPr="007959DF" w:rsidRDefault="008546EA">
      <w:pPr>
        <w:jc w:val="both"/>
        <w:rPr>
          <w:ins w:id="735" w:author="Arun Rai" w:date="2026-10-05T08:07:00Z" w16du:dateUtc="2026-10-05T02:22:00Z"/>
          <w:rFonts w:ascii="Times New Roman" w:hAnsi="Times New Roman" w:cs="Times New Roman"/>
        </w:rPr>
        <w:pPrChange w:id="736" w:author="Arun Rai" w:date="2026-10-11T16:03:00Z" w16du:dateUtc="2026-10-11T10:18:00Z">
          <w:pPr/>
        </w:pPrChange>
      </w:pPr>
    </w:p>
    <w:p w14:paraId="6CA79F46" w14:textId="77777777" w:rsidR="00CE34CD" w:rsidRPr="007959DF" w:rsidRDefault="00CE34CD">
      <w:pPr>
        <w:jc w:val="both"/>
        <w:rPr>
          <w:ins w:id="737" w:author="Arun Rai" w:date="2026-10-05T08:07:00Z" w16du:dateUtc="2026-10-05T02:22:00Z"/>
          <w:rFonts w:ascii="Times New Roman" w:hAnsi="Times New Roman" w:cs="Times New Roman"/>
        </w:rPr>
        <w:pPrChange w:id="738" w:author="Arun Rai" w:date="2026-10-11T16:03:00Z" w16du:dateUtc="2026-10-11T10:18:00Z">
          <w:pPr/>
        </w:pPrChange>
      </w:pPr>
    </w:p>
    <w:p w14:paraId="4FAAD553" w14:textId="77777777" w:rsidR="00CE34CD" w:rsidRPr="007959DF" w:rsidRDefault="00CE34CD">
      <w:pPr>
        <w:jc w:val="both"/>
        <w:rPr>
          <w:ins w:id="739" w:author="Arun Rai" w:date="2026-10-05T08:07:00Z" w16du:dateUtc="2026-10-05T02:22:00Z"/>
          <w:rFonts w:ascii="Times New Roman" w:hAnsi="Times New Roman" w:cs="Times New Roman"/>
        </w:rPr>
        <w:pPrChange w:id="740" w:author="Arun Rai" w:date="2026-10-11T16:03:00Z" w16du:dateUtc="2026-10-11T10:18:00Z">
          <w:pPr/>
        </w:pPrChange>
      </w:pPr>
    </w:p>
    <w:p w14:paraId="7263BE69" w14:textId="77777777" w:rsidR="00CE34CD" w:rsidRPr="007959DF" w:rsidRDefault="00CE34CD">
      <w:pPr>
        <w:jc w:val="both"/>
        <w:rPr>
          <w:ins w:id="741" w:author="Arun Rai" w:date="2026-10-05T08:07:00Z" w16du:dateUtc="2026-10-05T02:22:00Z"/>
          <w:rFonts w:ascii="Times New Roman" w:hAnsi="Times New Roman" w:cs="Times New Roman"/>
        </w:rPr>
        <w:pPrChange w:id="742" w:author="Arun Rai" w:date="2026-10-11T16:03:00Z" w16du:dateUtc="2026-10-11T10:18:00Z">
          <w:pPr/>
        </w:pPrChange>
      </w:pPr>
    </w:p>
    <w:p w14:paraId="26D13BEF" w14:textId="77777777" w:rsidR="00CE34CD" w:rsidRPr="007959DF" w:rsidRDefault="00CE34CD">
      <w:pPr>
        <w:jc w:val="both"/>
        <w:rPr>
          <w:ins w:id="743" w:author="Arun Rai" w:date="2026-10-05T08:07:00Z" w16du:dateUtc="2026-10-05T02:22:00Z"/>
          <w:rFonts w:ascii="Times New Roman" w:hAnsi="Times New Roman" w:cs="Times New Roman"/>
        </w:rPr>
        <w:pPrChange w:id="744" w:author="Arun Rai" w:date="2026-10-11T16:03:00Z" w16du:dateUtc="2026-10-11T10:18:00Z">
          <w:pPr/>
        </w:pPrChange>
      </w:pPr>
    </w:p>
    <w:p w14:paraId="003D1102" w14:textId="77777777" w:rsidR="00CE34CD" w:rsidRPr="00022DEA" w:rsidRDefault="00CE34CD">
      <w:pPr>
        <w:jc w:val="both"/>
        <w:rPr>
          <w:ins w:id="745" w:author="Arun Rai" w:date="2026-09-24T14:45:00Z" w16du:dateUtc="2026-09-24T09:00:00Z"/>
          <w:rFonts w:ascii="Times New Roman" w:hAnsi="Times New Roman" w:cs="Times New Roman"/>
          <w:rPrChange w:id="746" w:author="Arun Rai" w:date="2026-10-11T16:04:00Z" w16du:dateUtc="2026-10-11T10:19:00Z">
            <w:rPr>
              <w:ins w:id="747" w:author="Arun Rai" w:date="2026-09-24T14:45:00Z" w16du:dateUtc="2026-09-24T09:00:00Z"/>
            </w:rPr>
          </w:rPrChange>
        </w:rPr>
        <w:pPrChange w:id="748" w:author="Arun Rai" w:date="2026-10-11T16:03:00Z" w16du:dateUtc="2026-10-11T10:18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</w:p>
    <w:p w14:paraId="7DF5D4E5" w14:textId="5EDBE179" w:rsidR="007149C8" w:rsidRPr="00022DEA" w:rsidRDefault="00CE34CD">
      <w:pPr>
        <w:pStyle w:val="Heading1"/>
        <w:numPr>
          <w:ilvl w:val="0"/>
          <w:numId w:val="2"/>
        </w:numPr>
        <w:jc w:val="both"/>
        <w:rPr>
          <w:ins w:id="749" w:author="Arun Rai" w:date="2026-09-24T14:50:00Z" w16du:dateUtc="2026-09-24T09:05:00Z"/>
          <w:rFonts w:ascii="Times New Roman" w:hAnsi="Times New Roman" w:cs="Times New Roman"/>
          <w:rPrChange w:id="750" w:author="Arun Rai" w:date="2026-10-11T16:04:00Z" w16du:dateUtc="2026-10-11T10:19:00Z">
            <w:rPr>
              <w:ins w:id="751" w:author="Arun Rai" w:date="2026-09-24T14:50:00Z" w16du:dateUtc="2026-09-24T09:05:00Z"/>
            </w:rPr>
          </w:rPrChange>
        </w:rPr>
        <w:pPrChange w:id="752" w:author="Arun Rai" w:date="2026-10-11T16:04:00Z" w16du:dateUtc="2026-10-11T10:19:00Z">
          <w:pPr>
            <w:pStyle w:val="Heading1"/>
            <w:numPr>
              <w:numId w:val="2"/>
            </w:numPr>
            <w:ind w:left="720" w:hanging="360"/>
          </w:pPr>
        </w:pPrChange>
      </w:pPr>
      <w:bookmarkStart w:id="753" w:name="_Toc242080253"/>
      <w:ins w:id="754" w:author="Arun Rai" w:date="2026-10-05T08:07:00Z" w16du:dateUtc="2026-10-05T02:22:00Z">
        <w:r w:rsidRPr="00022DEA">
          <w:rPr>
            <w:rFonts w:ascii="Times New Roman" w:hAnsi="Times New Roman" w:cs="Times New Roman"/>
          </w:rPr>
          <w:lastRenderedPageBreak/>
          <w:t>Conclusion</w:t>
        </w:r>
      </w:ins>
      <w:bookmarkEnd w:id="753"/>
    </w:p>
    <w:p w14:paraId="7BB8B35E" w14:textId="77777777" w:rsidR="007115B8" w:rsidRPr="00022DEA" w:rsidRDefault="007115B8">
      <w:pPr>
        <w:jc w:val="both"/>
        <w:rPr>
          <w:ins w:id="755" w:author="Arun Rai" w:date="2026-09-24T14:50:00Z" w16du:dateUtc="2026-09-24T09:05:00Z"/>
          <w:rFonts w:ascii="Times New Roman" w:hAnsi="Times New Roman" w:cs="Times New Roman"/>
          <w:rPrChange w:id="756" w:author="Arun Rai" w:date="2026-10-11T16:04:00Z" w16du:dateUtc="2026-10-11T10:19:00Z">
            <w:rPr>
              <w:ins w:id="757" w:author="Arun Rai" w:date="2026-09-24T14:50:00Z" w16du:dateUtc="2026-09-24T09:05:00Z"/>
            </w:rPr>
          </w:rPrChange>
        </w:rPr>
        <w:pPrChange w:id="758" w:author="Arun Rai" w:date="2026-10-11T16:03:00Z" w16du:dateUtc="2026-10-11T10:18:00Z">
          <w:pPr/>
        </w:pPrChange>
      </w:pPr>
    </w:p>
    <w:p w14:paraId="0591E0C2" w14:textId="77777777" w:rsidR="007115B8" w:rsidRPr="00022DEA" w:rsidRDefault="007115B8">
      <w:pPr>
        <w:jc w:val="both"/>
        <w:rPr>
          <w:ins w:id="759" w:author="Arun Rai" w:date="2026-09-24T14:50:00Z" w16du:dateUtc="2026-09-24T09:05:00Z"/>
          <w:rFonts w:ascii="Times New Roman" w:hAnsi="Times New Roman" w:cs="Times New Roman"/>
          <w:rPrChange w:id="760" w:author="Arun Rai" w:date="2026-10-11T16:04:00Z" w16du:dateUtc="2026-10-11T10:19:00Z">
            <w:rPr>
              <w:ins w:id="761" w:author="Arun Rai" w:date="2026-09-24T14:50:00Z" w16du:dateUtc="2026-09-24T09:05:00Z"/>
            </w:rPr>
          </w:rPrChange>
        </w:rPr>
        <w:pPrChange w:id="762" w:author="Arun Rai" w:date="2026-10-11T16:03:00Z" w16du:dateUtc="2026-10-11T10:18:00Z">
          <w:pPr/>
        </w:pPrChange>
      </w:pPr>
    </w:p>
    <w:p w14:paraId="5DFAD985" w14:textId="77777777" w:rsidR="007115B8" w:rsidRPr="00022DEA" w:rsidRDefault="007115B8">
      <w:pPr>
        <w:jc w:val="both"/>
        <w:rPr>
          <w:ins w:id="763" w:author="Arun Rai" w:date="2026-09-24T14:50:00Z" w16du:dateUtc="2026-09-24T09:05:00Z"/>
          <w:rFonts w:ascii="Times New Roman" w:hAnsi="Times New Roman" w:cs="Times New Roman"/>
          <w:rPrChange w:id="764" w:author="Arun Rai" w:date="2026-10-11T16:04:00Z" w16du:dateUtc="2026-10-11T10:19:00Z">
            <w:rPr>
              <w:ins w:id="765" w:author="Arun Rai" w:date="2026-09-24T14:50:00Z" w16du:dateUtc="2026-09-24T09:05:00Z"/>
            </w:rPr>
          </w:rPrChange>
        </w:rPr>
        <w:pPrChange w:id="766" w:author="Arun Rai" w:date="2026-10-11T16:03:00Z" w16du:dateUtc="2026-10-11T10:18:00Z">
          <w:pPr/>
        </w:pPrChange>
      </w:pPr>
    </w:p>
    <w:p w14:paraId="37A98FA2" w14:textId="77777777" w:rsidR="007115B8" w:rsidRPr="00022DEA" w:rsidRDefault="007115B8">
      <w:pPr>
        <w:jc w:val="both"/>
        <w:rPr>
          <w:ins w:id="767" w:author="Arun Rai" w:date="2026-09-24T14:50:00Z" w16du:dateUtc="2026-09-24T09:05:00Z"/>
          <w:rFonts w:ascii="Times New Roman" w:hAnsi="Times New Roman" w:cs="Times New Roman"/>
          <w:rPrChange w:id="768" w:author="Arun Rai" w:date="2026-10-11T16:04:00Z" w16du:dateUtc="2026-10-11T10:19:00Z">
            <w:rPr>
              <w:ins w:id="769" w:author="Arun Rai" w:date="2026-09-24T14:50:00Z" w16du:dateUtc="2026-09-24T09:05:00Z"/>
            </w:rPr>
          </w:rPrChange>
        </w:rPr>
        <w:pPrChange w:id="770" w:author="Arun Rai" w:date="2026-10-11T16:03:00Z" w16du:dateUtc="2026-10-11T10:18:00Z">
          <w:pPr/>
        </w:pPrChange>
      </w:pPr>
    </w:p>
    <w:p w14:paraId="0E51BC64" w14:textId="77777777" w:rsidR="007115B8" w:rsidRPr="00022DEA" w:rsidRDefault="007115B8">
      <w:pPr>
        <w:jc w:val="both"/>
        <w:rPr>
          <w:ins w:id="771" w:author="Arun Rai" w:date="2026-09-24T14:50:00Z" w16du:dateUtc="2026-09-24T09:05:00Z"/>
          <w:rFonts w:ascii="Times New Roman" w:hAnsi="Times New Roman" w:cs="Times New Roman"/>
          <w:rPrChange w:id="772" w:author="Arun Rai" w:date="2026-10-11T16:04:00Z" w16du:dateUtc="2026-10-11T10:19:00Z">
            <w:rPr>
              <w:ins w:id="773" w:author="Arun Rai" w:date="2026-09-24T14:50:00Z" w16du:dateUtc="2026-09-24T09:05:00Z"/>
            </w:rPr>
          </w:rPrChange>
        </w:rPr>
        <w:pPrChange w:id="774" w:author="Arun Rai" w:date="2026-10-11T16:03:00Z" w16du:dateUtc="2026-10-11T10:18:00Z">
          <w:pPr/>
        </w:pPrChange>
      </w:pPr>
    </w:p>
    <w:p w14:paraId="6946E9DA" w14:textId="77777777" w:rsidR="007115B8" w:rsidRPr="00022DEA" w:rsidRDefault="007115B8">
      <w:pPr>
        <w:jc w:val="both"/>
        <w:rPr>
          <w:ins w:id="775" w:author="Arun Rai" w:date="2026-09-24T14:50:00Z" w16du:dateUtc="2026-09-24T09:05:00Z"/>
          <w:rFonts w:ascii="Times New Roman" w:hAnsi="Times New Roman" w:cs="Times New Roman"/>
          <w:rPrChange w:id="776" w:author="Arun Rai" w:date="2026-10-11T16:04:00Z" w16du:dateUtc="2026-10-11T10:19:00Z">
            <w:rPr>
              <w:ins w:id="777" w:author="Arun Rai" w:date="2026-09-24T14:50:00Z" w16du:dateUtc="2026-09-24T09:05:00Z"/>
            </w:rPr>
          </w:rPrChange>
        </w:rPr>
        <w:pPrChange w:id="778" w:author="Arun Rai" w:date="2026-10-11T16:03:00Z" w16du:dateUtc="2026-10-11T10:18:00Z">
          <w:pPr/>
        </w:pPrChange>
      </w:pPr>
    </w:p>
    <w:p w14:paraId="517DA726" w14:textId="77777777" w:rsidR="007115B8" w:rsidRPr="00022DEA" w:rsidRDefault="007115B8">
      <w:pPr>
        <w:jc w:val="both"/>
        <w:rPr>
          <w:ins w:id="779" w:author="Arun Rai" w:date="2026-09-24T14:50:00Z" w16du:dateUtc="2026-09-24T09:05:00Z"/>
          <w:rFonts w:ascii="Times New Roman" w:hAnsi="Times New Roman" w:cs="Times New Roman"/>
          <w:rPrChange w:id="780" w:author="Arun Rai" w:date="2026-10-11T16:04:00Z" w16du:dateUtc="2026-10-11T10:19:00Z">
            <w:rPr>
              <w:ins w:id="781" w:author="Arun Rai" w:date="2026-09-24T14:50:00Z" w16du:dateUtc="2026-09-24T09:05:00Z"/>
            </w:rPr>
          </w:rPrChange>
        </w:rPr>
        <w:pPrChange w:id="782" w:author="Arun Rai" w:date="2026-10-11T16:03:00Z" w16du:dateUtc="2026-10-11T10:18:00Z">
          <w:pPr/>
        </w:pPrChange>
      </w:pPr>
    </w:p>
    <w:p w14:paraId="08C4D431" w14:textId="77777777" w:rsidR="007115B8" w:rsidRPr="00022DEA" w:rsidRDefault="007115B8">
      <w:pPr>
        <w:jc w:val="both"/>
        <w:rPr>
          <w:ins w:id="783" w:author="Arun Rai" w:date="2026-09-24T14:50:00Z" w16du:dateUtc="2026-09-24T09:05:00Z"/>
          <w:rFonts w:ascii="Times New Roman" w:hAnsi="Times New Roman" w:cs="Times New Roman"/>
          <w:rPrChange w:id="784" w:author="Arun Rai" w:date="2026-10-11T16:04:00Z" w16du:dateUtc="2026-10-11T10:19:00Z">
            <w:rPr>
              <w:ins w:id="785" w:author="Arun Rai" w:date="2026-09-24T14:50:00Z" w16du:dateUtc="2026-09-24T09:05:00Z"/>
            </w:rPr>
          </w:rPrChange>
        </w:rPr>
        <w:pPrChange w:id="786" w:author="Arun Rai" w:date="2026-10-11T16:03:00Z" w16du:dateUtc="2026-10-11T10:18:00Z">
          <w:pPr/>
        </w:pPrChange>
      </w:pPr>
    </w:p>
    <w:p w14:paraId="4C1DF0CC" w14:textId="77777777" w:rsidR="007115B8" w:rsidRPr="00022DEA" w:rsidRDefault="007115B8">
      <w:pPr>
        <w:jc w:val="both"/>
        <w:rPr>
          <w:ins w:id="787" w:author="Arun Rai" w:date="2026-09-24T14:50:00Z" w16du:dateUtc="2026-09-24T09:05:00Z"/>
          <w:rFonts w:ascii="Times New Roman" w:hAnsi="Times New Roman" w:cs="Times New Roman"/>
          <w:rPrChange w:id="788" w:author="Arun Rai" w:date="2026-10-11T16:04:00Z" w16du:dateUtc="2026-10-11T10:19:00Z">
            <w:rPr>
              <w:ins w:id="789" w:author="Arun Rai" w:date="2026-09-24T14:50:00Z" w16du:dateUtc="2026-09-24T09:05:00Z"/>
            </w:rPr>
          </w:rPrChange>
        </w:rPr>
        <w:pPrChange w:id="790" w:author="Arun Rai" w:date="2026-10-11T16:03:00Z" w16du:dateUtc="2026-10-11T10:18:00Z">
          <w:pPr/>
        </w:pPrChange>
      </w:pPr>
    </w:p>
    <w:p w14:paraId="5B706C18" w14:textId="77777777" w:rsidR="007115B8" w:rsidRPr="00022DEA" w:rsidRDefault="007115B8">
      <w:pPr>
        <w:jc w:val="both"/>
        <w:rPr>
          <w:ins w:id="791" w:author="Arun Rai" w:date="2026-09-24T14:50:00Z" w16du:dateUtc="2026-09-24T09:05:00Z"/>
          <w:rFonts w:ascii="Times New Roman" w:hAnsi="Times New Roman" w:cs="Times New Roman"/>
          <w:rPrChange w:id="792" w:author="Arun Rai" w:date="2026-10-11T16:04:00Z" w16du:dateUtc="2026-10-11T10:19:00Z">
            <w:rPr>
              <w:ins w:id="793" w:author="Arun Rai" w:date="2026-09-24T14:50:00Z" w16du:dateUtc="2026-09-24T09:05:00Z"/>
            </w:rPr>
          </w:rPrChange>
        </w:rPr>
        <w:pPrChange w:id="794" w:author="Arun Rai" w:date="2026-10-11T16:03:00Z" w16du:dateUtc="2026-10-11T10:18:00Z">
          <w:pPr/>
        </w:pPrChange>
      </w:pPr>
    </w:p>
    <w:p w14:paraId="3D910740" w14:textId="77777777" w:rsidR="007115B8" w:rsidRPr="00022DEA" w:rsidRDefault="007115B8">
      <w:pPr>
        <w:jc w:val="both"/>
        <w:rPr>
          <w:ins w:id="795" w:author="Arun Rai" w:date="2026-09-24T14:50:00Z" w16du:dateUtc="2026-09-24T09:05:00Z"/>
          <w:rFonts w:ascii="Times New Roman" w:hAnsi="Times New Roman" w:cs="Times New Roman"/>
          <w:rPrChange w:id="796" w:author="Arun Rai" w:date="2026-10-11T16:04:00Z" w16du:dateUtc="2026-10-11T10:19:00Z">
            <w:rPr>
              <w:ins w:id="797" w:author="Arun Rai" w:date="2026-09-24T14:50:00Z" w16du:dateUtc="2026-09-24T09:05:00Z"/>
            </w:rPr>
          </w:rPrChange>
        </w:rPr>
        <w:pPrChange w:id="798" w:author="Arun Rai" w:date="2026-10-11T16:03:00Z" w16du:dateUtc="2026-10-11T10:18:00Z">
          <w:pPr/>
        </w:pPrChange>
      </w:pPr>
    </w:p>
    <w:p w14:paraId="016FB35E" w14:textId="77777777" w:rsidR="007115B8" w:rsidRPr="00022DEA" w:rsidRDefault="007115B8">
      <w:pPr>
        <w:jc w:val="both"/>
        <w:rPr>
          <w:ins w:id="799" w:author="Arun Rai" w:date="2026-09-24T14:50:00Z" w16du:dateUtc="2026-09-24T09:05:00Z"/>
          <w:rFonts w:ascii="Times New Roman" w:hAnsi="Times New Roman" w:cs="Times New Roman"/>
          <w:rPrChange w:id="800" w:author="Arun Rai" w:date="2026-10-11T16:04:00Z" w16du:dateUtc="2026-10-11T10:19:00Z">
            <w:rPr>
              <w:ins w:id="801" w:author="Arun Rai" w:date="2026-09-24T14:50:00Z" w16du:dateUtc="2026-09-24T09:05:00Z"/>
            </w:rPr>
          </w:rPrChange>
        </w:rPr>
        <w:pPrChange w:id="802" w:author="Arun Rai" w:date="2026-10-11T16:03:00Z" w16du:dateUtc="2026-10-11T10:18:00Z">
          <w:pPr/>
        </w:pPrChange>
      </w:pPr>
    </w:p>
    <w:p w14:paraId="111CE390" w14:textId="77777777" w:rsidR="007115B8" w:rsidRPr="00022DEA" w:rsidRDefault="007115B8">
      <w:pPr>
        <w:jc w:val="both"/>
        <w:rPr>
          <w:ins w:id="803" w:author="Arun Rai" w:date="2026-09-24T14:50:00Z" w16du:dateUtc="2026-09-24T09:05:00Z"/>
          <w:rFonts w:ascii="Times New Roman" w:hAnsi="Times New Roman" w:cs="Times New Roman"/>
          <w:rPrChange w:id="804" w:author="Arun Rai" w:date="2026-10-11T16:04:00Z" w16du:dateUtc="2026-10-11T10:19:00Z">
            <w:rPr>
              <w:ins w:id="805" w:author="Arun Rai" w:date="2026-09-24T14:50:00Z" w16du:dateUtc="2026-09-24T09:05:00Z"/>
            </w:rPr>
          </w:rPrChange>
        </w:rPr>
        <w:pPrChange w:id="806" w:author="Arun Rai" w:date="2026-10-11T16:03:00Z" w16du:dateUtc="2026-10-11T10:18:00Z">
          <w:pPr/>
        </w:pPrChange>
      </w:pPr>
    </w:p>
    <w:p w14:paraId="3D15E093" w14:textId="77777777" w:rsidR="007115B8" w:rsidRPr="00022DEA" w:rsidRDefault="007115B8">
      <w:pPr>
        <w:jc w:val="both"/>
        <w:rPr>
          <w:ins w:id="807" w:author="Arun Rai" w:date="2026-09-24T14:50:00Z" w16du:dateUtc="2026-09-24T09:05:00Z"/>
          <w:rFonts w:ascii="Times New Roman" w:hAnsi="Times New Roman" w:cs="Times New Roman"/>
          <w:rPrChange w:id="808" w:author="Arun Rai" w:date="2026-10-11T16:04:00Z" w16du:dateUtc="2026-10-11T10:19:00Z">
            <w:rPr>
              <w:ins w:id="809" w:author="Arun Rai" w:date="2026-09-24T14:50:00Z" w16du:dateUtc="2026-09-24T09:05:00Z"/>
            </w:rPr>
          </w:rPrChange>
        </w:rPr>
        <w:pPrChange w:id="810" w:author="Arun Rai" w:date="2026-10-11T16:03:00Z" w16du:dateUtc="2026-10-11T10:18:00Z">
          <w:pPr/>
        </w:pPrChange>
      </w:pPr>
    </w:p>
    <w:p w14:paraId="1EC3EDA2" w14:textId="77777777" w:rsidR="007115B8" w:rsidRPr="00022DEA" w:rsidRDefault="007115B8">
      <w:pPr>
        <w:jc w:val="both"/>
        <w:rPr>
          <w:ins w:id="811" w:author="Arun Rai" w:date="2026-09-24T14:50:00Z" w16du:dateUtc="2026-09-24T09:05:00Z"/>
          <w:rFonts w:ascii="Times New Roman" w:hAnsi="Times New Roman" w:cs="Times New Roman"/>
          <w:rPrChange w:id="812" w:author="Arun Rai" w:date="2026-10-11T16:04:00Z" w16du:dateUtc="2026-10-11T10:19:00Z">
            <w:rPr>
              <w:ins w:id="813" w:author="Arun Rai" w:date="2026-09-24T14:50:00Z" w16du:dateUtc="2026-09-24T09:05:00Z"/>
            </w:rPr>
          </w:rPrChange>
        </w:rPr>
        <w:pPrChange w:id="814" w:author="Arun Rai" w:date="2026-10-11T16:03:00Z" w16du:dateUtc="2026-10-11T10:18:00Z">
          <w:pPr/>
        </w:pPrChange>
      </w:pPr>
    </w:p>
    <w:p w14:paraId="06FD1C13" w14:textId="77777777" w:rsidR="007115B8" w:rsidRPr="00022DEA" w:rsidRDefault="007115B8">
      <w:pPr>
        <w:jc w:val="both"/>
        <w:rPr>
          <w:ins w:id="815" w:author="Arun Rai" w:date="2026-09-24T14:50:00Z" w16du:dateUtc="2026-09-24T09:05:00Z"/>
          <w:rFonts w:ascii="Times New Roman" w:hAnsi="Times New Roman" w:cs="Times New Roman"/>
          <w:rPrChange w:id="816" w:author="Arun Rai" w:date="2026-10-11T16:04:00Z" w16du:dateUtc="2026-10-11T10:19:00Z">
            <w:rPr>
              <w:ins w:id="817" w:author="Arun Rai" w:date="2026-09-24T14:50:00Z" w16du:dateUtc="2026-09-24T09:05:00Z"/>
            </w:rPr>
          </w:rPrChange>
        </w:rPr>
        <w:pPrChange w:id="818" w:author="Arun Rai" w:date="2026-10-11T16:03:00Z" w16du:dateUtc="2026-10-11T10:18:00Z">
          <w:pPr/>
        </w:pPrChange>
      </w:pPr>
    </w:p>
    <w:p w14:paraId="44936A43" w14:textId="77777777" w:rsidR="007115B8" w:rsidRPr="00022DEA" w:rsidRDefault="007115B8">
      <w:pPr>
        <w:jc w:val="both"/>
        <w:rPr>
          <w:ins w:id="819" w:author="Arun Rai" w:date="2026-09-24T14:51:00Z" w16du:dateUtc="2026-09-24T09:06:00Z"/>
          <w:rFonts w:ascii="Times New Roman" w:hAnsi="Times New Roman" w:cs="Times New Roman"/>
          <w:rPrChange w:id="820" w:author="Arun Rai" w:date="2026-10-11T16:04:00Z" w16du:dateUtc="2026-10-11T10:19:00Z">
            <w:rPr>
              <w:ins w:id="821" w:author="Arun Rai" w:date="2026-09-24T14:51:00Z" w16du:dateUtc="2026-09-24T09:06:00Z"/>
            </w:rPr>
          </w:rPrChange>
        </w:rPr>
        <w:pPrChange w:id="822" w:author="Arun Rai" w:date="2026-10-11T16:03:00Z" w16du:dateUtc="2026-10-11T10:18:00Z">
          <w:pPr/>
        </w:pPrChange>
      </w:pPr>
    </w:p>
    <w:p w14:paraId="45254E6C" w14:textId="77777777" w:rsidR="007115B8" w:rsidRPr="00022DEA" w:rsidRDefault="007115B8">
      <w:pPr>
        <w:jc w:val="both"/>
        <w:rPr>
          <w:ins w:id="823" w:author="Arun Rai" w:date="2026-09-24T14:51:00Z" w16du:dateUtc="2026-09-24T09:06:00Z"/>
          <w:rFonts w:ascii="Times New Roman" w:hAnsi="Times New Roman" w:cs="Times New Roman"/>
          <w:rPrChange w:id="824" w:author="Arun Rai" w:date="2026-10-11T16:04:00Z" w16du:dateUtc="2026-10-11T10:19:00Z">
            <w:rPr>
              <w:ins w:id="825" w:author="Arun Rai" w:date="2026-09-24T14:51:00Z" w16du:dateUtc="2026-09-24T09:06:00Z"/>
            </w:rPr>
          </w:rPrChange>
        </w:rPr>
        <w:pPrChange w:id="826" w:author="Arun Rai" w:date="2026-10-11T16:03:00Z" w16du:dateUtc="2026-10-11T10:18:00Z">
          <w:pPr/>
        </w:pPrChange>
      </w:pPr>
    </w:p>
    <w:p w14:paraId="4C72FAD2" w14:textId="77777777" w:rsidR="007115B8" w:rsidRPr="00022DEA" w:rsidRDefault="007115B8">
      <w:pPr>
        <w:jc w:val="both"/>
        <w:rPr>
          <w:ins w:id="827" w:author="Arun Rai" w:date="2026-09-24T14:51:00Z" w16du:dateUtc="2026-09-24T09:06:00Z"/>
          <w:rFonts w:ascii="Times New Roman" w:hAnsi="Times New Roman" w:cs="Times New Roman"/>
          <w:rPrChange w:id="828" w:author="Arun Rai" w:date="2026-10-11T16:04:00Z" w16du:dateUtc="2026-10-11T10:19:00Z">
            <w:rPr>
              <w:ins w:id="829" w:author="Arun Rai" w:date="2026-09-24T14:51:00Z" w16du:dateUtc="2026-09-24T09:06:00Z"/>
            </w:rPr>
          </w:rPrChange>
        </w:rPr>
        <w:pPrChange w:id="830" w:author="Arun Rai" w:date="2026-10-11T16:03:00Z" w16du:dateUtc="2026-10-11T10:18:00Z">
          <w:pPr/>
        </w:pPrChange>
      </w:pPr>
    </w:p>
    <w:p w14:paraId="7F8E5C5E" w14:textId="77777777" w:rsidR="007115B8" w:rsidRPr="00022DEA" w:rsidRDefault="007115B8">
      <w:pPr>
        <w:jc w:val="both"/>
        <w:rPr>
          <w:ins w:id="831" w:author="Arun Rai" w:date="2026-09-24T14:51:00Z" w16du:dateUtc="2026-09-24T09:06:00Z"/>
          <w:rFonts w:ascii="Times New Roman" w:hAnsi="Times New Roman" w:cs="Times New Roman"/>
          <w:rPrChange w:id="832" w:author="Arun Rai" w:date="2026-10-11T16:04:00Z" w16du:dateUtc="2026-10-11T10:19:00Z">
            <w:rPr>
              <w:ins w:id="833" w:author="Arun Rai" w:date="2026-09-24T14:51:00Z" w16du:dateUtc="2026-09-24T09:06:00Z"/>
            </w:rPr>
          </w:rPrChange>
        </w:rPr>
        <w:pPrChange w:id="834" w:author="Arun Rai" w:date="2026-10-11T16:03:00Z" w16du:dateUtc="2026-10-11T10:18:00Z">
          <w:pPr/>
        </w:pPrChange>
      </w:pPr>
    </w:p>
    <w:p w14:paraId="2DAE5D5C" w14:textId="77777777" w:rsidR="007115B8" w:rsidRPr="00022DEA" w:rsidRDefault="007115B8">
      <w:pPr>
        <w:jc w:val="both"/>
        <w:rPr>
          <w:ins w:id="835" w:author="Arun Rai" w:date="2026-09-24T14:51:00Z" w16du:dateUtc="2026-09-24T09:06:00Z"/>
          <w:rFonts w:ascii="Times New Roman" w:hAnsi="Times New Roman" w:cs="Times New Roman"/>
          <w:rPrChange w:id="836" w:author="Arun Rai" w:date="2026-10-11T16:04:00Z" w16du:dateUtc="2026-10-11T10:19:00Z">
            <w:rPr>
              <w:ins w:id="837" w:author="Arun Rai" w:date="2026-09-24T14:51:00Z" w16du:dateUtc="2026-09-24T09:06:00Z"/>
            </w:rPr>
          </w:rPrChange>
        </w:rPr>
        <w:pPrChange w:id="838" w:author="Arun Rai" w:date="2026-10-11T16:03:00Z" w16du:dateUtc="2026-10-11T10:18:00Z">
          <w:pPr/>
        </w:pPrChange>
      </w:pPr>
    </w:p>
    <w:p w14:paraId="4B7C0D1B" w14:textId="77777777" w:rsidR="007115B8" w:rsidRPr="00022DEA" w:rsidRDefault="007115B8">
      <w:pPr>
        <w:jc w:val="both"/>
        <w:rPr>
          <w:ins w:id="839" w:author="Arun Rai" w:date="2026-09-24T14:51:00Z" w16du:dateUtc="2026-09-24T09:06:00Z"/>
          <w:rFonts w:ascii="Times New Roman" w:hAnsi="Times New Roman" w:cs="Times New Roman"/>
          <w:rPrChange w:id="840" w:author="Arun Rai" w:date="2026-10-11T16:04:00Z" w16du:dateUtc="2026-10-11T10:19:00Z">
            <w:rPr>
              <w:ins w:id="841" w:author="Arun Rai" w:date="2026-09-24T14:51:00Z" w16du:dateUtc="2026-09-24T09:06:00Z"/>
            </w:rPr>
          </w:rPrChange>
        </w:rPr>
        <w:pPrChange w:id="842" w:author="Arun Rai" w:date="2026-10-11T16:03:00Z" w16du:dateUtc="2026-10-11T10:18:00Z">
          <w:pPr/>
        </w:pPrChange>
      </w:pPr>
    </w:p>
    <w:p w14:paraId="411C5A63" w14:textId="77777777" w:rsidR="007115B8" w:rsidRPr="00022DEA" w:rsidRDefault="007115B8">
      <w:pPr>
        <w:jc w:val="both"/>
        <w:rPr>
          <w:ins w:id="843" w:author="Arun Rai" w:date="2026-09-24T14:51:00Z" w16du:dateUtc="2026-09-24T09:06:00Z"/>
          <w:rFonts w:ascii="Times New Roman" w:hAnsi="Times New Roman" w:cs="Times New Roman"/>
          <w:rPrChange w:id="844" w:author="Arun Rai" w:date="2026-10-11T16:04:00Z" w16du:dateUtc="2026-10-11T10:19:00Z">
            <w:rPr>
              <w:ins w:id="845" w:author="Arun Rai" w:date="2026-09-24T14:51:00Z" w16du:dateUtc="2026-09-24T09:06:00Z"/>
            </w:rPr>
          </w:rPrChange>
        </w:rPr>
        <w:pPrChange w:id="846" w:author="Arun Rai" w:date="2026-10-11T16:03:00Z" w16du:dateUtc="2026-10-11T10:18:00Z">
          <w:pPr/>
        </w:pPrChange>
      </w:pPr>
    </w:p>
    <w:p w14:paraId="7B2C4039" w14:textId="77777777" w:rsidR="007115B8" w:rsidRPr="00022DEA" w:rsidRDefault="007115B8">
      <w:pPr>
        <w:jc w:val="both"/>
        <w:rPr>
          <w:ins w:id="847" w:author="Arun Rai" w:date="2026-09-24T14:51:00Z" w16du:dateUtc="2026-09-24T09:06:00Z"/>
          <w:rFonts w:ascii="Times New Roman" w:hAnsi="Times New Roman" w:cs="Times New Roman"/>
        </w:rPr>
        <w:pPrChange w:id="848" w:author="Arun Rai" w:date="2026-10-11T16:03:00Z" w16du:dateUtc="2026-10-11T10:18:00Z">
          <w:pPr/>
        </w:pPrChange>
      </w:pPr>
    </w:p>
    <w:p w14:paraId="21A0A16B" w14:textId="77777777" w:rsidR="00C24267" w:rsidRPr="007959DF" w:rsidRDefault="00C24267">
      <w:pPr>
        <w:jc w:val="both"/>
        <w:rPr>
          <w:ins w:id="849" w:author="Arun Rai" w:date="2026-09-24T14:51:00Z" w16du:dateUtc="2026-09-24T09:06:00Z"/>
          <w:rFonts w:ascii="Times New Roman" w:hAnsi="Times New Roman" w:cs="Times New Roman"/>
        </w:rPr>
        <w:pPrChange w:id="850" w:author="Arun Rai" w:date="2026-10-11T16:03:00Z" w16du:dateUtc="2026-10-11T10:18:00Z">
          <w:pPr/>
        </w:pPrChange>
      </w:pPr>
    </w:p>
    <w:p w14:paraId="200F33A6" w14:textId="77777777" w:rsidR="00C24267" w:rsidRPr="007959DF" w:rsidRDefault="00C24267">
      <w:pPr>
        <w:jc w:val="both"/>
        <w:rPr>
          <w:ins w:id="851" w:author="Arun Rai" w:date="2026-09-24T14:51:00Z" w16du:dateUtc="2026-09-24T09:06:00Z"/>
          <w:rFonts w:ascii="Times New Roman" w:hAnsi="Times New Roman" w:cs="Times New Roman"/>
        </w:rPr>
        <w:pPrChange w:id="852" w:author="Arun Rai" w:date="2026-10-11T16:03:00Z" w16du:dateUtc="2026-10-11T10:18:00Z">
          <w:pPr/>
        </w:pPrChange>
      </w:pPr>
    </w:p>
    <w:p w14:paraId="0999F813" w14:textId="77777777" w:rsidR="00C24267" w:rsidRPr="00022DEA" w:rsidRDefault="00C24267">
      <w:pPr>
        <w:jc w:val="both"/>
        <w:rPr>
          <w:ins w:id="853" w:author="Arun Rai" w:date="2026-09-24T14:51:00Z" w16du:dateUtc="2026-09-24T09:06:00Z"/>
          <w:rFonts w:ascii="Times New Roman" w:hAnsi="Times New Roman" w:cs="Times New Roman"/>
          <w:rPrChange w:id="854" w:author="Arun Rai" w:date="2026-10-11T16:04:00Z" w16du:dateUtc="2026-10-11T10:19:00Z">
            <w:rPr>
              <w:ins w:id="855" w:author="Arun Rai" w:date="2026-09-24T14:51:00Z" w16du:dateUtc="2026-09-24T09:06:00Z"/>
            </w:rPr>
          </w:rPrChange>
        </w:rPr>
        <w:pPrChange w:id="856" w:author="Arun Rai" w:date="2026-10-11T16:03:00Z" w16du:dateUtc="2026-10-11T10:18:00Z">
          <w:pPr/>
        </w:pPrChange>
      </w:pPr>
    </w:p>
    <w:p w14:paraId="020C180A" w14:textId="77777777" w:rsidR="007115B8" w:rsidRPr="00022DEA" w:rsidRDefault="007115B8">
      <w:pPr>
        <w:jc w:val="both"/>
        <w:rPr>
          <w:ins w:id="857" w:author="Arun Rai" w:date="2026-09-24T14:45:00Z" w16du:dateUtc="2026-09-24T09:00:00Z"/>
          <w:rFonts w:ascii="Times New Roman" w:hAnsi="Times New Roman" w:cs="Times New Roman"/>
          <w:rPrChange w:id="858" w:author="Arun Rai" w:date="2026-10-11T16:04:00Z" w16du:dateUtc="2026-10-11T10:19:00Z">
            <w:rPr>
              <w:ins w:id="859" w:author="Arun Rai" w:date="2026-09-24T14:45:00Z" w16du:dateUtc="2026-09-24T09:00:00Z"/>
            </w:rPr>
          </w:rPrChange>
        </w:rPr>
        <w:pPrChange w:id="860" w:author="Arun Rai" w:date="2026-10-11T16:03:00Z" w16du:dateUtc="2026-10-11T10:18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</w:p>
    <w:p w14:paraId="3F92D236" w14:textId="2C660D4F" w:rsidR="007149C8" w:rsidRPr="00022DEA" w:rsidRDefault="00CE34CD">
      <w:pPr>
        <w:pStyle w:val="Heading1"/>
        <w:numPr>
          <w:ilvl w:val="0"/>
          <w:numId w:val="2"/>
        </w:numPr>
        <w:jc w:val="both"/>
        <w:rPr>
          <w:ins w:id="861" w:author="Arun Rai" w:date="2026-09-24T14:51:00Z" w16du:dateUtc="2026-09-24T09:06:00Z"/>
          <w:rFonts w:ascii="Times New Roman" w:hAnsi="Times New Roman" w:cs="Times New Roman"/>
          <w:rPrChange w:id="862" w:author="Arun Rai" w:date="2026-10-11T16:04:00Z" w16du:dateUtc="2026-10-11T10:19:00Z">
            <w:rPr>
              <w:ins w:id="863" w:author="Arun Rai" w:date="2026-09-24T14:51:00Z" w16du:dateUtc="2026-09-24T09:06:00Z"/>
            </w:rPr>
          </w:rPrChange>
        </w:rPr>
        <w:pPrChange w:id="864" w:author="Arun Rai" w:date="2026-10-11T16:04:00Z" w16du:dateUtc="2026-10-11T10:19:00Z">
          <w:pPr>
            <w:pStyle w:val="Heading1"/>
            <w:numPr>
              <w:numId w:val="2"/>
            </w:numPr>
            <w:ind w:left="720" w:hanging="360"/>
          </w:pPr>
        </w:pPrChange>
      </w:pPr>
      <w:bookmarkStart w:id="865" w:name="_Toc242080254"/>
      <w:ins w:id="866" w:author="Arun Rai" w:date="2026-10-05T08:08:00Z" w16du:dateUtc="2026-10-05T02:23:00Z">
        <w:r w:rsidRPr="00022DEA">
          <w:rPr>
            <w:rFonts w:ascii="Times New Roman" w:hAnsi="Times New Roman" w:cs="Times New Roman"/>
          </w:rPr>
          <w:lastRenderedPageBreak/>
          <w:t>References</w:t>
        </w:r>
      </w:ins>
      <w:bookmarkEnd w:id="865"/>
    </w:p>
    <w:p w14:paraId="4EFE4476" w14:textId="77777777" w:rsidR="007115B8" w:rsidRPr="00022DEA" w:rsidRDefault="007115B8">
      <w:pPr>
        <w:jc w:val="both"/>
        <w:rPr>
          <w:ins w:id="867" w:author="Arun Rai" w:date="2026-09-24T14:51:00Z" w16du:dateUtc="2026-09-24T09:06:00Z"/>
          <w:rFonts w:ascii="Times New Roman" w:hAnsi="Times New Roman" w:cs="Times New Roman"/>
          <w:rPrChange w:id="868" w:author="Arun Rai" w:date="2026-10-11T16:04:00Z" w16du:dateUtc="2026-10-11T10:19:00Z">
            <w:rPr>
              <w:ins w:id="869" w:author="Arun Rai" w:date="2026-09-24T14:51:00Z" w16du:dateUtc="2026-09-24T09:06:00Z"/>
            </w:rPr>
          </w:rPrChange>
        </w:rPr>
        <w:pPrChange w:id="870" w:author="Arun Rai" w:date="2026-10-11T16:03:00Z" w16du:dateUtc="2026-10-11T10:18:00Z">
          <w:pPr/>
        </w:pPrChange>
      </w:pPr>
    </w:p>
    <w:p w14:paraId="21D0E72C" w14:textId="77777777" w:rsidR="007115B8" w:rsidRPr="00022DEA" w:rsidRDefault="007115B8">
      <w:pPr>
        <w:jc w:val="both"/>
        <w:rPr>
          <w:ins w:id="871" w:author="Arun Rai" w:date="2026-09-24T14:51:00Z" w16du:dateUtc="2026-09-24T09:06:00Z"/>
          <w:rFonts w:ascii="Times New Roman" w:hAnsi="Times New Roman" w:cs="Times New Roman"/>
          <w:rPrChange w:id="872" w:author="Arun Rai" w:date="2026-10-11T16:04:00Z" w16du:dateUtc="2026-10-11T10:19:00Z">
            <w:rPr>
              <w:ins w:id="873" w:author="Arun Rai" w:date="2026-09-24T14:51:00Z" w16du:dateUtc="2026-09-24T09:06:00Z"/>
            </w:rPr>
          </w:rPrChange>
        </w:rPr>
        <w:pPrChange w:id="874" w:author="Arun Rai" w:date="2026-10-11T16:03:00Z" w16du:dateUtc="2026-10-11T10:18:00Z">
          <w:pPr/>
        </w:pPrChange>
      </w:pPr>
    </w:p>
    <w:p w14:paraId="73F1E390" w14:textId="77777777" w:rsidR="007115B8" w:rsidRPr="00022DEA" w:rsidRDefault="007115B8">
      <w:pPr>
        <w:jc w:val="both"/>
        <w:rPr>
          <w:ins w:id="875" w:author="Arun Rai" w:date="2026-09-24T14:51:00Z" w16du:dateUtc="2026-09-24T09:06:00Z"/>
          <w:rFonts w:ascii="Times New Roman" w:hAnsi="Times New Roman" w:cs="Times New Roman"/>
          <w:rPrChange w:id="876" w:author="Arun Rai" w:date="2026-10-11T16:04:00Z" w16du:dateUtc="2026-10-11T10:19:00Z">
            <w:rPr>
              <w:ins w:id="877" w:author="Arun Rai" w:date="2026-09-24T14:51:00Z" w16du:dateUtc="2026-09-24T09:06:00Z"/>
            </w:rPr>
          </w:rPrChange>
        </w:rPr>
        <w:pPrChange w:id="878" w:author="Arun Rai" w:date="2026-10-11T16:03:00Z" w16du:dateUtc="2026-10-11T10:18:00Z">
          <w:pPr/>
        </w:pPrChange>
      </w:pPr>
    </w:p>
    <w:p w14:paraId="13305872" w14:textId="77777777" w:rsidR="007115B8" w:rsidRPr="00022DEA" w:rsidRDefault="007115B8">
      <w:pPr>
        <w:jc w:val="both"/>
        <w:rPr>
          <w:ins w:id="879" w:author="Arun Rai" w:date="2026-09-24T14:51:00Z" w16du:dateUtc="2026-09-24T09:06:00Z"/>
          <w:rFonts w:ascii="Times New Roman" w:hAnsi="Times New Roman" w:cs="Times New Roman"/>
          <w:rPrChange w:id="880" w:author="Arun Rai" w:date="2026-10-11T16:04:00Z" w16du:dateUtc="2026-10-11T10:19:00Z">
            <w:rPr>
              <w:ins w:id="881" w:author="Arun Rai" w:date="2026-09-24T14:51:00Z" w16du:dateUtc="2026-09-24T09:06:00Z"/>
            </w:rPr>
          </w:rPrChange>
        </w:rPr>
        <w:pPrChange w:id="882" w:author="Arun Rai" w:date="2026-10-11T16:03:00Z" w16du:dateUtc="2026-10-11T10:18:00Z">
          <w:pPr/>
        </w:pPrChange>
      </w:pPr>
    </w:p>
    <w:p w14:paraId="4A5B9F79" w14:textId="77777777" w:rsidR="007115B8" w:rsidRPr="00022DEA" w:rsidRDefault="007115B8">
      <w:pPr>
        <w:jc w:val="both"/>
        <w:rPr>
          <w:ins w:id="883" w:author="Arun Rai" w:date="2026-09-24T14:51:00Z" w16du:dateUtc="2026-09-24T09:06:00Z"/>
          <w:rFonts w:ascii="Times New Roman" w:hAnsi="Times New Roman" w:cs="Times New Roman"/>
          <w:rPrChange w:id="884" w:author="Arun Rai" w:date="2026-10-11T16:04:00Z" w16du:dateUtc="2026-10-11T10:19:00Z">
            <w:rPr>
              <w:ins w:id="885" w:author="Arun Rai" w:date="2026-09-24T14:51:00Z" w16du:dateUtc="2026-09-24T09:06:00Z"/>
            </w:rPr>
          </w:rPrChange>
        </w:rPr>
        <w:pPrChange w:id="886" w:author="Arun Rai" w:date="2026-10-11T16:03:00Z" w16du:dateUtc="2026-10-11T10:18:00Z">
          <w:pPr/>
        </w:pPrChange>
      </w:pPr>
    </w:p>
    <w:p w14:paraId="38A4EB64" w14:textId="77777777" w:rsidR="007115B8" w:rsidRPr="00022DEA" w:rsidRDefault="007115B8">
      <w:pPr>
        <w:jc w:val="both"/>
        <w:rPr>
          <w:ins w:id="887" w:author="Arun Rai" w:date="2026-09-24T14:51:00Z" w16du:dateUtc="2026-09-24T09:06:00Z"/>
          <w:rFonts w:ascii="Times New Roman" w:hAnsi="Times New Roman" w:cs="Times New Roman"/>
          <w:rPrChange w:id="888" w:author="Arun Rai" w:date="2026-10-11T16:04:00Z" w16du:dateUtc="2026-10-11T10:19:00Z">
            <w:rPr>
              <w:ins w:id="889" w:author="Arun Rai" w:date="2026-09-24T14:51:00Z" w16du:dateUtc="2026-09-24T09:06:00Z"/>
            </w:rPr>
          </w:rPrChange>
        </w:rPr>
        <w:pPrChange w:id="890" w:author="Arun Rai" w:date="2026-10-11T16:03:00Z" w16du:dateUtc="2026-10-11T10:18:00Z">
          <w:pPr/>
        </w:pPrChange>
      </w:pPr>
    </w:p>
    <w:p w14:paraId="3E01A522" w14:textId="77777777" w:rsidR="007115B8" w:rsidRPr="00022DEA" w:rsidRDefault="007115B8">
      <w:pPr>
        <w:jc w:val="both"/>
        <w:rPr>
          <w:ins w:id="891" w:author="Arun Rai" w:date="2026-09-24T14:51:00Z" w16du:dateUtc="2026-09-24T09:06:00Z"/>
          <w:rFonts w:ascii="Times New Roman" w:hAnsi="Times New Roman" w:cs="Times New Roman"/>
          <w:rPrChange w:id="892" w:author="Arun Rai" w:date="2026-10-11T16:04:00Z" w16du:dateUtc="2026-10-11T10:19:00Z">
            <w:rPr>
              <w:ins w:id="893" w:author="Arun Rai" w:date="2026-09-24T14:51:00Z" w16du:dateUtc="2026-09-24T09:06:00Z"/>
            </w:rPr>
          </w:rPrChange>
        </w:rPr>
        <w:pPrChange w:id="894" w:author="Arun Rai" w:date="2026-10-11T16:03:00Z" w16du:dateUtc="2026-10-11T10:18:00Z">
          <w:pPr/>
        </w:pPrChange>
      </w:pPr>
    </w:p>
    <w:p w14:paraId="1AAF2B57" w14:textId="77777777" w:rsidR="007115B8" w:rsidRPr="00022DEA" w:rsidRDefault="007115B8">
      <w:pPr>
        <w:jc w:val="both"/>
        <w:rPr>
          <w:ins w:id="895" w:author="Arun Rai" w:date="2026-09-24T14:51:00Z" w16du:dateUtc="2026-09-24T09:06:00Z"/>
          <w:rFonts w:ascii="Times New Roman" w:hAnsi="Times New Roman" w:cs="Times New Roman"/>
          <w:rPrChange w:id="896" w:author="Arun Rai" w:date="2026-10-11T16:04:00Z" w16du:dateUtc="2026-10-11T10:19:00Z">
            <w:rPr>
              <w:ins w:id="897" w:author="Arun Rai" w:date="2026-09-24T14:51:00Z" w16du:dateUtc="2026-09-24T09:06:00Z"/>
            </w:rPr>
          </w:rPrChange>
        </w:rPr>
        <w:pPrChange w:id="898" w:author="Arun Rai" w:date="2026-10-11T16:03:00Z" w16du:dateUtc="2026-10-11T10:18:00Z">
          <w:pPr/>
        </w:pPrChange>
      </w:pPr>
    </w:p>
    <w:p w14:paraId="50AF096C" w14:textId="77777777" w:rsidR="007115B8" w:rsidRPr="00022DEA" w:rsidRDefault="007115B8">
      <w:pPr>
        <w:jc w:val="both"/>
        <w:rPr>
          <w:ins w:id="899" w:author="Arun Rai" w:date="2026-09-24T14:51:00Z" w16du:dateUtc="2026-09-24T09:06:00Z"/>
          <w:rFonts w:ascii="Times New Roman" w:hAnsi="Times New Roman" w:cs="Times New Roman"/>
          <w:rPrChange w:id="900" w:author="Arun Rai" w:date="2026-10-11T16:04:00Z" w16du:dateUtc="2026-10-11T10:19:00Z">
            <w:rPr>
              <w:ins w:id="901" w:author="Arun Rai" w:date="2026-09-24T14:51:00Z" w16du:dateUtc="2026-09-24T09:06:00Z"/>
            </w:rPr>
          </w:rPrChange>
        </w:rPr>
        <w:pPrChange w:id="902" w:author="Arun Rai" w:date="2026-10-11T16:03:00Z" w16du:dateUtc="2026-10-11T10:18:00Z">
          <w:pPr/>
        </w:pPrChange>
      </w:pPr>
    </w:p>
    <w:p w14:paraId="0FDC6B5E" w14:textId="77777777" w:rsidR="007115B8" w:rsidRPr="00022DEA" w:rsidRDefault="007115B8">
      <w:pPr>
        <w:jc w:val="both"/>
        <w:rPr>
          <w:ins w:id="903" w:author="Arun Rai" w:date="2026-09-24T14:51:00Z" w16du:dateUtc="2026-09-24T09:06:00Z"/>
          <w:rFonts w:ascii="Times New Roman" w:hAnsi="Times New Roman" w:cs="Times New Roman"/>
          <w:rPrChange w:id="904" w:author="Arun Rai" w:date="2026-10-11T16:04:00Z" w16du:dateUtc="2026-10-11T10:19:00Z">
            <w:rPr>
              <w:ins w:id="905" w:author="Arun Rai" w:date="2026-09-24T14:51:00Z" w16du:dateUtc="2026-09-24T09:06:00Z"/>
            </w:rPr>
          </w:rPrChange>
        </w:rPr>
        <w:pPrChange w:id="906" w:author="Arun Rai" w:date="2026-10-11T16:03:00Z" w16du:dateUtc="2026-10-11T10:18:00Z">
          <w:pPr/>
        </w:pPrChange>
      </w:pPr>
    </w:p>
    <w:p w14:paraId="73E6FB39" w14:textId="77777777" w:rsidR="007115B8" w:rsidRPr="00022DEA" w:rsidRDefault="007115B8">
      <w:pPr>
        <w:jc w:val="both"/>
        <w:rPr>
          <w:ins w:id="907" w:author="Arun Rai" w:date="2026-09-24T14:51:00Z" w16du:dateUtc="2026-09-24T09:06:00Z"/>
          <w:rFonts w:ascii="Times New Roman" w:hAnsi="Times New Roman" w:cs="Times New Roman"/>
          <w:rPrChange w:id="908" w:author="Arun Rai" w:date="2026-10-11T16:04:00Z" w16du:dateUtc="2026-10-11T10:19:00Z">
            <w:rPr>
              <w:ins w:id="909" w:author="Arun Rai" w:date="2026-09-24T14:51:00Z" w16du:dateUtc="2026-09-24T09:06:00Z"/>
            </w:rPr>
          </w:rPrChange>
        </w:rPr>
        <w:pPrChange w:id="910" w:author="Arun Rai" w:date="2026-10-11T16:03:00Z" w16du:dateUtc="2026-10-11T10:18:00Z">
          <w:pPr/>
        </w:pPrChange>
      </w:pPr>
    </w:p>
    <w:p w14:paraId="6EBC0D53" w14:textId="77777777" w:rsidR="007115B8" w:rsidRPr="00022DEA" w:rsidRDefault="007115B8">
      <w:pPr>
        <w:jc w:val="both"/>
        <w:rPr>
          <w:ins w:id="911" w:author="Arun Rai" w:date="2026-09-24T14:51:00Z" w16du:dateUtc="2026-09-24T09:06:00Z"/>
          <w:rFonts w:ascii="Times New Roman" w:hAnsi="Times New Roman" w:cs="Times New Roman"/>
          <w:rPrChange w:id="912" w:author="Arun Rai" w:date="2026-10-11T16:04:00Z" w16du:dateUtc="2026-10-11T10:19:00Z">
            <w:rPr>
              <w:ins w:id="913" w:author="Arun Rai" w:date="2026-09-24T14:51:00Z" w16du:dateUtc="2026-09-24T09:06:00Z"/>
            </w:rPr>
          </w:rPrChange>
        </w:rPr>
        <w:pPrChange w:id="914" w:author="Arun Rai" w:date="2026-10-11T16:03:00Z" w16du:dateUtc="2026-10-11T10:18:00Z">
          <w:pPr/>
        </w:pPrChange>
      </w:pPr>
    </w:p>
    <w:p w14:paraId="309F8331" w14:textId="77777777" w:rsidR="007115B8" w:rsidRPr="00022DEA" w:rsidRDefault="007115B8">
      <w:pPr>
        <w:jc w:val="both"/>
        <w:rPr>
          <w:ins w:id="915" w:author="Arun Rai" w:date="2026-09-24T14:51:00Z" w16du:dateUtc="2026-09-24T09:06:00Z"/>
          <w:rFonts w:ascii="Times New Roman" w:hAnsi="Times New Roman" w:cs="Times New Roman"/>
          <w:rPrChange w:id="916" w:author="Arun Rai" w:date="2026-10-11T16:04:00Z" w16du:dateUtc="2026-10-11T10:19:00Z">
            <w:rPr>
              <w:ins w:id="917" w:author="Arun Rai" w:date="2026-09-24T14:51:00Z" w16du:dateUtc="2026-09-24T09:06:00Z"/>
            </w:rPr>
          </w:rPrChange>
        </w:rPr>
        <w:pPrChange w:id="918" w:author="Arun Rai" w:date="2026-10-11T16:03:00Z" w16du:dateUtc="2026-10-11T10:18:00Z">
          <w:pPr/>
        </w:pPrChange>
      </w:pPr>
    </w:p>
    <w:p w14:paraId="5AE54227" w14:textId="77777777" w:rsidR="007115B8" w:rsidRPr="00022DEA" w:rsidRDefault="007115B8">
      <w:pPr>
        <w:jc w:val="both"/>
        <w:rPr>
          <w:ins w:id="919" w:author="Arun Rai" w:date="2026-09-24T14:51:00Z" w16du:dateUtc="2026-09-24T09:06:00Z"/>
          <w:rFonts w:ascii="Times New Roman" w:hAnsi="Times New Roman" w:cs="Times New Roman"/>
          <w:rPrChange w:id="920" w:author="Arun Rai" w:date="2026-10-11T16:04:00Z" w16du:dateUtc="2026-10-11T10:19:00Z">
            <w:rPr>
              <w:ins w:id="921" w:author="Arun Rai" w:date="2026-09-24T14:51:00Z" w16du:dateUtc="2026-09-24T09:06:00Z"/>
            </w:rPr>
          </w:rPrChange>
        </w:rPr>
        <w:pPrChange w:id="922" w:author="Arun Rai" w:date="2026-10-11T16:03:00Z" w16du:dateUtc="2026-10-11T10:18:00Z">
          <w:pPr/>
        </w:pPrChange>
      </w:pPr>
    </w:p>
    <w:p w14:paraId="50F553F9" w14:textId="77777777" w:rsidR="007115B8" w:rsidRPr="00022DEA" w:rsidRDefault="007115B8">
      <w:pPr>
        <w:jc w:val="both"/>
        <w:rPr>
          <w:ins w:id="923" w:author="Arun Rai" w:date="2026-09-24T14:51:00Z" w16du:dateUtc="2026-09-24T09:06:00Z"/>
          <w:rFonts w:ascii="Times New Roman" w:hAnsi="Times New Roman" w:cs="Times New Roman"/>
          <w:rPrChange w:id="924" w:author="Arun Rai" w:date="2026-10-11T16:04:00Z" w16du:dateUtc="2026-10-11T10:19:00Z">
            <w:rPr>
              <w:ins w:id="925" w:author="Arun Rai" w:date="2026-09-24T14:51:00Z" w16du:dateUtc="2026-09-24T09:06:00Z"/>
            </w:rPr>
          </w:rPrChange>
        </w:rPr>
        <w:pPrChange w:id="926" w:author="Arun Rai" w:date="2026-10-11T16:03:00Z" w16du:dateUtc="2026-10-11T10:18:00Z">
          <w:pPr/>
        </w:pPrChange>
      </w:pPr>
    </w:p>
    <w:p w14:paraId="0ADA1DA1" w14:textId="77777777" w:rsidR="007115B8" w:rsidRPr="00022DEA" w:rsidRDefault="007115B8">
      <w:pPr>
        <w:jc w:val="both"/>
        <w:rPr>
          <w:ins w:id="927" w:author="Arun Rai" w:date="2026-09-24T14:51:00Z" w16du:dateUtc="2026-09-24T09:06:00Z"/>
          <w:rFonts w:ascii="Times New Roman" w:hAnsi="Times New Roman" w:cs="Times New Roman"/>
          <w:rPrChange w:id="928" w:author="Arun Rai" w:date="2026-10-11T16:04:00Z" w16du:dateUtc="2026-10-11T10:19:00Z">
            <w:rPr>
              <w:ins w:id="929" w:author="Arun Rai" w:date="2026-09-24T14:51:00Z" w16du:dateUtc="2026-09-24T09:06:00Z"/>
            </w:rPr>
          </w:rPrChange>
        </w:rPr>
        <w:pPrChange w:id="930" w:author="Arun Rai" w:date="2026-10-11T16:03:00Z" w16du:dateUtc="2026-10-11T10:18:00Z">
          <w:pPr/>
        </w:pPrChange>
      </w:pPr>
    </w:p>
    <w:p w14:paraId="1F463921" w14:textId="77777777" w:rsidR="007115B8" w:rsidRPr="00022DEA" w:rsidRDefault="007115B8">
      <w:pPr>
        <w:jc w:val="both"/>
        <w:rPr>
          <w:ins w:id="931" w:author="Arun Rai" w:date="2026-09-24T14:51:00Z" w16du:dateUtc="2026-09-24T09:06:00Z"/>
          <w:rFonts w:ascii="Times New Roman" w:hAnsi="Times New Roman" w:cs="Times New Roman"/>
          <w:rPrChange w:id="932" w:author="Arun Rai" w:date="2026-10-11T16:04:00Z" w16du:dateUtc="2026-10-11T10:19:00Z">
            <w:rPr>
              <w:ins w:id="933" w:author="Arun Rai" w:date="2026-09-24T14:51:00Z" w16du:dateUtc="2026-09-24T09:06:00Z"/>
            </w:rPr>
          </w:rPrChange>
        </w:rPr>
        <w:pPrChange w:id="934" w:author="Arun Rai" w:date="2026-10-11T16:03:00Z" w16du:dateUtc="2026-10-11T10:18:00Z">
          <w:pPr/>
        </w:pPrChange>
      </w:pPr>
    </w:p>
    <w:p w14:paraId="1FF8CA52" w14:textId="77777777" w:rsidR="007115B8" w:rsidRPr="00022DEA" w:rsidRDefault="007115B8">
      <w:pPr>
        <w:jc w:val="both"/>
        <w:rPr>
          <w:ins w:id="935" w:author="Arun Rai" w:date="2026-09-24T14:51:00Z" w16du:dateUtc="2026-09-24T09:06:00Z"/>
          <w:rFonts w:ascii="Times New Roman" w:hAnsi="Times New Roman" w:cs="Times New Roman"/>
          <w:rPrChange w:id="936" w:author="Arun Rai" w:date="2026-10-11T16:04:00Z" w16du:dateUtc="2026-10-11T10:19:00Z">
            <w:rPr>
              <w:ins w:id="937" w:author="Arun Rai" w:date="2026-09-24T14:51:00Z" w16du:dateUtc="2026-09-24T09:06:00Z"/>
            </w:rPr>
          </w:rPrChange>
        </w:rPr>
        <w:pPrChange w:id="938" w:author="Arun Rai" w:date="2026-10-11T16:03:00Z" w16du:dateUtc="2026-10-11T10:18:00Z">
          <w:pPr/>
        </w:pPrChange>
      </w:pPr>
    </w:p>
    <w:p w14:paraId="1220C5E5" w14:textId="77777777" w:rsidR="007115B8" w:rsidRPr="00022DEA" w:rsidRDefault="007115B8">
      <w:pPr>
        <w:jc w:val="both"/>
        <w:rPr>
          <w:ins w:id="939" w:author="Arun Rai" w:date="2026-09-24T14:51:00Z" w16du:dateUtc="2026-09-24T09:06:00Z"/>
          <w:rFonts w:ascii="Times New Roman" w:hAnsi="Times New Roman" w:cs="Times New Roman"/>
          <w:rPrChange w:id="940" w:author="Arun Rai" w:date="2026-10-11T16:04:00Z" w16du:dateUtc="2026-10-11T10:19:00Z">
            <w:rPr>
              <w:ins w:id="941" w:author="Arun Rai" w:date="2026-09-24T14:51:00Z" w16du:dateUtc="2026-09-24T09:06:00Z"/>
            </w:rPr>
          </w:rPrChange>
        </w:rPr>
        <w:pPrChange w:id="942" w:author="Arun Rai" w:date="2026-10-11T16:03:00Z" w16du:dateUtc="2026-10-11T10:18:00Z">
          <w:pPr/>
        </w:pPrChange>
      </w:pPr>
    </w:p>
    <w:p w14:paraId="4A39CD89" w14:textId="77777777" w:rsidR="007115B8" w:rsidRPr="00022DEA" w:rsidRDefault="007115B8">
      <w:pPr>
        <w:jc w:val="both"/>
        <w:rPr>
          <w:ins w:id="943" w:author="Arun Rai" w:date="2026-09-24T14:51:00Z" w16du:dateUtc="2026-09-24T09:06:00Z"/>
          <w:rFonts w:ascii="Times New Roman" w:hAnsi="Times New Roman" w:cs="Times New Roman"/>
          <w:rPrChange w:id="944" w:author="Arun Rai" w:date="2026-10-11T16:04:00Z" w16du:dateUtc="2026-10-11T10:19:00Z">
            <w:rPr>
              <w:ins w:id="945" w:author="Arun Rai" w:date="2026-09-24T14:51:00Z" w16du:dateUtc="2026-09-24T09:06:00Z"/>
            </w:rPr>
          </w:rPrChange>
        </w:rPr>
        <w:pPrChange w:id="946" w:author="Arun Rai" w:date="2026-10-11T16:03:00Z" w16du:dateUtc="2026-10-11T10:18:00Z">
          <w:pPr/>
        </w:pPrChange>
      </w:pPr>
    </w:p>
    <w:p w14:paraId="4F405D0B" w14:textId="77777777" w:rsidR="007115B8" w:rsidRPr="00022DEA" w:rsidRDefault="007115B8">
      <w:pPr>
        <w:jc w:val="both"/>
        <w:rPr>
          <w:ins w:id="947" w:author="Arun Rai" w:date="2026-09-24T14:51:00Z" w16du:dateUtc="2026-09-24T09:06:00Z"/>
          <w:rFonts w:ascii="Times New Roman" w:hAnsi="Times New Roman" w:cs="Times New Roman"/>
          <w:rPrChange w:id="948" w:author="Arun Rai" w:date="2026-10-11T16:04:00Z" w16du:dateUtc="2026-10-11T10:19:00Z">
            <w:rPr>
              <w:ins w:id="949" w:author="Arun Rai" w:date="2026-09-24T14:51:00Z" w16du:dateUtc="2026-09-24T09:06:00Z"/>
            </w:rPr>
          </w:rPrChange>
        </w:rPr>
        <w:pPrChange w:id="950" w:author="Arun Rai" w:date="2026-10-11T16:03:00Z" w16du:dateUtc="2026-10-11T10:18:00Z">
          <w:pPr/>
        </w:pPrChange>
      </w:pPr>
    </w:p>
    <w:p w14:paraId="694130E0" w14:textId="77777777" w:rsidR="007115B8" w:rsidRPr="00022DEA" w:rsidRDefault="007115B8">
      <w:pPr>
        <w:jc w:val="both"/>
        <w:rPr>
          <w:ins w:id="951" w:author="Arun Rai" w:date="2026-09-24T14:51:00Z" w16du:dateUtc="2026-09-24T09:06:00Z"/>
          <w:rFonts w:ascii="Times New Roman" w:hAnsi="Times New Roman" w:cs="Times New Roman"/>
          <w:rPrChange w:id="952" w:author="Arun Rai" w:date="2026-10-11T16:04:00Z" w16du:dateUtc="2026-10-11T10:19:00Z">
            <w:rPr>
              <w:ins w:id="953" w:author="Arun Rai" w:date="2026-09-24T14:51:00Z" w16du:dateUtc="2026-09-24T09:06:00Z"/>
            </w:rPr>
          </w:rPrChange>
        </w:rPr>
        <w:pPrChange w:id="954" w:author="Arun Rai" w:date="2026-10-11T16:03:00Z" w16du:dateUtc="2026-10-11T10:18:00Z">
          <w:pPr/>
        </w:pPrChange>
      </w:pPr>
    </w:p>
    <w:p w14:paraId="703D364C" w14:textId="77777777" w:rsidR="007115B8" w:rsidRPr="00022DEA" w:rsidRDefault="007115B8">
      <w:pPr>
        <w:jc w:val="both"/>
        <w:rPr>
          <w:ins w:id="955" w:author="Arun Rai" w:date="2026-09-24T14:51:00Z" w16du:dateUtc="2026-09-24T09:06:00Z"/>
          <w:rFonts w:ascii="Times New Roman" w:hAnsi="Times New Roman" w:cs="Times New Roman"/>
          <w:rPrChange w:id="956" w:author="Arun Rai" w:date="2026-10-11T16:04:00Z" w16du:dateUtc="2026-10-11T10:19:00Z">
            <w:rPr>
              <w:ins w:id="957" w:author="Arun Rai" w:date="2026-09-24T14:51:00Z" w16du:dateUtc="2026-09-24T09:06:00Z"/>
            </w:rPr>
          </w:rPrChange>
        </w:rPr>
        <w:pPrChange w:id="958" w:author="Arun Rai" w:date="2026-10-11T16:03:00Z" w16du:dateUtc="2026-10-11T10:18:00Z">
          <w:pPr/>
        </w:pPrChange>
      </w:pPr>
    </w:p>
    <w:p w14:paraId="6C6FCF67" w14:textId="77777777" w:rsidR="007115B8" w:rsidRPr="00022DEA" w:rsidRDefault="007115B8">
      <w:pPr>
        <w:jc w:val="both"/>
        <w:rPr>
          <w:ins w:id="959" w:author="Arun Rai" w:date="2026-09-24T14:51:00Z" w16du:dateUtc="2026-09-24T09:06:00Z"/>
          <w:rFonts w:ascii="Times New Roman" w:hAnsi="Times New Roman" w:cs="Times New Roman"/>
          <w:rPrChange w:id="960" w:author="Arun Rai" w:date="2026-10-11T16:04:00Z" w16du:dateUtc="2026-10-11T10:19:00Z">
            <w:rPr>
              <w:ins w:id="961" w:author="Arun Rai" w:date="2026-09-24T14:51:00Z" w16du:dateUtc="2026-09-24T09:06:00Z"/>
            </w:rPr>
          </w:rPrChange>
        </w:rPr>
        <w:pPrChange w:id="962" w:author="Arun Rai" w:date="2026-10-11T16:03:00Z" w16du:dateUtc="2026-10-11T10:18:00Z">
          <w:pPr/>
        </w:pPrChange>
      </w:pPr>
    </w:p>
    <w:p w14:paraId="30F8299C" w14:textId="77777777" w:rsidR="007115B8" w:rsidRPr="00022DEA" w:rsidRDefault="007115B8">
      <w:pPr>
        <w:jc w:val="both"/>
        <w:rPr>
          <w:ins w:id="963" w:author="Arun Rai" w:date="2026-09-24T14:51:00Z" w16du:dateUtc="2026-09-24T09:06:00Z"/>
          <w:rFonts w:ascii="Times New Roman" w:hAnsi="Times New Roman" w:cs="Times New Roman"/>
        </w:rPr>
        <w:pPrChange w:id="964" w:author="Arun Rai" w:date="2026-10-11T16:03:00Z" w16du:dateUtc="2026-10-11T10:18:00Z">
          <w:pPr/>
        </w:pPrChange>
      </w:pPr>
    </w:p>
    <w:p w14:paraId="0E543011" w14:textId="77777777" w:rsidR="00355BFB" w:rsidRPr="007959DF" w:rsidRDefault="00355BFB">
      <w:pPr>
        <w:jc w:val="both"/>
        <w:rPr>
          <w:ins w:id="965" w:author="Arun Rai" w:date="2026-09-24T14:51:00Z" w16du:dateUtc="2026-09-24T09:06:00Z"/>
          <w:rFonts w:ascii="Times New Roman" w:hAnsi="Times New Roman" w:cs="Times New Roman"/>
        </w:rPr>
        <w:pPrChange w:id="966" w:author="Arun Rai" w:date="2026-10-11T16:03:00Z" w16du:dateUtc="2026-10-11T10:18:00Z">
          <w:pPr/>
        </w:pPrChange>
      </w:pPr>
    </w:p>
    <w:p w14:paraId="6C11BA23" w14:textId="77777777" w:rsidR="00355BFB" w:rsidRPr="007959DF" w:rsidRDefault="00355BFB">
      <w:pPr>
        <w:jc w:val="both"/>
        <w:rPr>
          <w:ins w:id="967" w:author="Arun Rai" w:date="2026-09-24T14:51:00Z" w16du:dateUtc="2026-09-24T09:06:00Z"/>
          <w:rFonts w:ascii="Times New Roman" w:hAnsi="Times New Roman" w:cs="Times New Roman"/>
        </w:rPr>
        <w:pPrChange w:id="968" w:author="Arun Rai" w:date="2026-10-11T16:03:00Z" w16du:dateUtc="2026-10-11T10:18:00Z">
          <w:pPr/>
        </w:pPrChange>
      </w:pPr>
    </w:p>
    <w:p w14:paraId="02176384" w14:textId="77777777" w:rsidR="00355BFB" w:rsidRPr="007959DF" w:rsidRDefault="00355BFB">
      <w:pPr>
        <w:jc w:val="both"/>
        <w:rPr>
          <w:ins w:id="969" w:author="Arun Rai" w:date="2026-09-24T14:51:00Z" w16du:dateUtc="2026-09-24T09:06:00Z"/>
          <w:rFonts w:ascii="Times New Roman" w:hAnsi="Times New Roman" w:cs="Times New Roman"/>
        </w:rPr>
        <w:pPrChange w:id="970" w:author="Arun Rai" w:date="2026-10-11T16:03:00Z" w16du:dateUtc="2026-10-11T10:18:00Z">
          <w:pPr/>
        </w:pPrChange>
      </w:pPr>
    </w:p>
    <w:p w14:paraId="17182F04" w14:textId="77777777" w:rsidR="00355BFB" w:rsidRPr="007959DF" w:rsidRDefault="00355BFB">
      <w:pPr>
        <w:jc w:val="both"/>
        <w:rPr>
          <w:ins w:id="971" w:author="Arun Rai" w:date="2026-09-24T14:51:00Z" w16du:dateUtc="2026-09-24T09:06:00Z"/>
          <w:rFonts w:ascii="Times New Roman" w:hAnsi="Times New Roman" w:cs="Times New Roman"/>
        </w:rPr>
        <w:pPrChange w:id="972" w:author="Arun Rai" w:date="2026-10-11T16:03:00Z" w16du:dateUtc="2026-10-11T10:18:00Z">
          <w:pPr/>
        </w:pPrChange>
      </w:pPr>
    </w:p>
    <w:p w14:paraId="6C96FC03" w14:textId="77777777" w:rsidR="00355BFB" w:rsidRPr="00022DEA" w:rsidRDefault="00355BFB">
      <w:pPr>
        <w:jc w:val="both"/>
        <w:rPr>
          <w:ins w:id="973" w:author="Arun Rai" w:date="2026-09-24T14:47:00Z" w16du:dateUtc="2026-09-24T09:02:00Z"/>
          <w:rFonts w:ascii="Times New Roman" w:hAnsi="Times New Roman" w:cs="Times New Roman"/>
          <w:rPrChange w:id="974" w:author="Arun Rai" w:date="2026-10-11T16:04:00Z" w16du:dateUtc="2026-10-11T10:19:00Z">
            <w:rPr>
              <w:ins w:id="975" w:author="Arun Rai" w:date="2026-09-24T14:47:00Z" w16du:dateUtc="2026-09-24T09:02:00Z"/>
            </w:rPr>
          </w:rPrChange>
        </w:rPr>
        <w:pPrChange w:id="976" w:author="Arun Rai" w:date="2026-10-11T16:03:00Z" w16du:dateUtc="2026-10-11T10:18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</w:p>
    <w:p w14:paraId="1D83129B" w14:textId="779DC7B9" w:rsidR="007149C8" w:rsidRPr="00022DEA" w:rsidRDefault="0086041E">
      <w:pPr>
        <w:pStyle w:val="Heading1"/>
        <w:numPr>
          <w:ilvl w:val="0"/>
          <w:numId w:val="2"/>
        </w:numPr>
        <w:jc w:val="both"/>
        <w:rPr>
          <w:ins w:id="977" w:author="Arun Rai" w:date="2026-09-24T14:43:00Z" w16du:dateUtc="2026-09-24T08:58:00Z"/>
          <w:rFonts w:ascii="Times New Roman" w:hAnsi="Times New Roman" w:cs="Times New Roman"/>
          <w:rPrChange w:id="978" w:author="Arun Rai" w:date="2026-10-11T16:04:00Z" w16du:dateUtc="2026-10-11T10:19:00Z">
            <w:rPr>
              <w:ins w:id="979" w:author="Arun Rai" w:date="2026-09-24T14:43:00Z" w16du:dateUtc="2026-09-24T08:58:00Z"/>
            </w:rPr>
          </w:rPrChange>
        </w:rPr>
        <w:pPrChange w:id="980" w:author="Arun Rai" w:date="2026-10-11T16:04:00Z" w16du:dateUtc="2026-10-11T10:19:00Z">
          <w:pPr>
            <w:pStyle w:val="ListParagraph"/>
            <w:numPr>
              <w:numId w:val="2"/>
            </w:numPr>
            <w:ind w:hanging="360"/>
            <w:jc w:val="both"/>
          </w:pPr>
        </w:pPrChange>
      </w:pPr>
      <w:bookmarkStart w:id="981" w:name="_Toc242080255"/>
      <w:ins w:id="982" w:author="Arun Rai" w:date="2026-10-05T08:09:00Z" w16du:dateUtc="2026-10-05T02:24:00Z">
        <w:r w:rsidRPr="00022DEA">
          <w:rPr>
            <w:rFonts w:ascii="Times New Roman" w:hAnsi="Times New Roman" w:cs="Times New Roman"/>
          </w:rPr>
          <w:t>Appen</w:t>
        </w:r>
      </w:ins>
      <w:ins w:id="983" w:author="Arun Rai" w:date="2026-10-05T08:10:00Z" w16du:dateUtc="2026-10-05T02:25:00Z">
        <w:r w:rsidRPr="007959DF">
          <w:rPr>
            <w:rFonts w:ascii="Times New Roman" w:hAnsi="Times New Roman" w:cs="Times New Roman"/>
          </w:rPr>
          <w:t>dic</w:t>
        </w:r>
        <w:r w:rsidR="00013601" w:rsidRPr="007959DF">
          <w:rPr>
            <w:rFonts w:ascii="Times New Roman" w:hAnsi="Times New Roman" w:cs="Times New Roman"/>
          </w:rPr>
          <w:t>e</w:t>
        </w:r>
        <w:r w:rsidRPr="007959DF">
          <w:rPr>
            <w:rFonts w:ascii="Times New Roman" w:hAnsi="Times New Roman" w:cs="Times New Roman"/>
          </w:rPr>
          <w:t>s</w:t>
        </w:r>
      </w:ins>
      <w:bookmarkEnd w:id="981"/>
    </w:p>
    <w:p w14:paraId="02BEE10F" w14:textId="77777777" w:rsidR="007149C8" w:rsidRPr="00022DEA" w:rsidRDefault="007149C8">
      <w:pPr>
        <w:pStyle w:val="ListParagraph"/>
        <w:jc w:val="both"/>
        <w:rPr>
          <w:ins w:id="984" w:author="Arun Rai" w:date="2026-09-24T08:31:00Z" w16du:dateUtc="2026-09-24T02:46:00Z"/>
          <w:rFonts w:ascii="Times New Roman" w:hAnsi="Times New Roman" w:cs="Times New Roman"/>
          <w:rPrChange w:id="985" w:author="Arun Rai" w:date="2026-10-11T16:04:00Z" w16du:dateUtc="2026-10-11T10:19:00Z">
            <w:rPr>
              <w:ins w:id="986" w:author="Arun Rai" w:date="2026-09-24T08:31:00Z" w16du:dateUtc="2026-09-24T02:46:00Z"/>
            </w:rPr>
          </w:rPrChange>
        </w:rPr>
        <w:pPrChange w:id="987" w:author="Arun Rai" w:date="2026-10-11T16:03:00Z" w16du:dateUtc="2026-10-11T10:18:00Z">
          <w:pPr>
            <w:jc w:val="both"/>
          </w:pPr>
        </w:pPrChange>
      </w:pPr>
    </w:p>
    <w:p w14:paraId="664F3CBB" w14:textId="77777777" w:rsidR="00EF60F2" w:rsidRPr="00022DEA" w:rsidRDefault="00EF60F2" w:rsidP="007959DF">
      <w:pPr>
        <w:jc w:val="both"/>
        <w:rPr>
          <w:ins w:id="988" w:author="Arun Rai" w:date="2026-09-24T08:31:00Z" w16du:dateUtc="2026-09-24T02:46:00Z"/>
          <w:rFonts w:ascii="Times New Roman" w:hAnsi="Times New Roman" w:cs="Times New Roman"/>
        </w:rPr>
      </w:pPr>
    </w:p>
    <w:p w14:paraId="23C1C408" w14:textId="77777777" w:rsidR="00EF60F2" w:rsidRPr="007959DF" w:rsidRDefault="00EF60F2" w:rsidP="007959DF">
      <w:pPr>
        <w:jc w:val="both"/>
        <w:rPr>
          <w:ins w:id="989" w:author="Arun Rai" w:date="2026-09-24T08:31:00Z" w16du:dateUtc="2026-09-24T02:46:00Z"/>
          <w:rFonts w:ascii="Times New Roman" w:hAnsi="Times New Roman" w:cs="Times New Roman"/>
        </w:rPr>
      </w:pPr>
    </w:p>
    <w:p w14:paraId="5F75CCFE" w14:textId="77777777" w:rsidR="00EF60F2" w:rsidRPr="007959DF" w:rsidRDefault="00EF60F2" w:rsidP="007959DF">
      <w:pPr>
        <w:jc w:val="both"/>
        <w:rPr>
          <w:ins w:id="990" w:author="Arun Rai" w:date="2026-09-24T08:31:00Z" w16du:dateUtc="2026-09-24T02:46:00Z"/>
          <w:rFonts w:ascii="Times New Roman" w:hAnsi="Times New Roman" w:cs="Times New Roman"/>
        </w:rPr>
      </w:pPr>
    </w:p>
    <w:p w14:paraId="2B7F0B89" w14:textId="77777777" w:rsidR="00EF60F2" w:rsidRPr="007959DF" w:rsidRDefault="00EF60F2" w:rsidP="007959DF">
      <w:pPr>
        <w:jc w:val="both"/>
        <w:rPr>
          <w:ins w:id="991" w:author="Arun Rai" w:date="2026-09-24T08:31:00Z" w16du:dateUtc="2026-09-24T02:46:00Z"/>
          <w:rFonts w:ascii="Times New Roman" w:hAnsi="Times New Roman" w:cs="Times New Roman"/>
        </w:rPr>
      </w:pPr>
    </w:p>
    <w:p w14:paraId="0E6FB60A" w14:textId="77777777" w:rsidR="00EF60F2" w:rsidRPr="007959DF" w:rsidRDefault="00EF60F2" w:rsidP="007959DF">
      <w:pPr>
        <w:jc w:val="both"/>
        <w:rPr>
          <w:ins w:id="992" w:author="Arun Rai" w:date="2026-09-24T08:31:00Z" w16du:dateUtc="2026-09-24T02:46:00Z"/>
          <w:rFonts w:ascii="Times New Roman" w:hAnsi="Times New Roman" w:cs="Times New Roman"/>
        </w:rPr>
      </w:pPr>
    </w:p>
    <w:p w14:paraId="278886AF" w14:textId="77777777" w:rsidR="00EF60F2" w:rsidRPr="007959DF" w:rsidRDefault="00EF60F2" w:rsidP="007959DF">
      <w:pPr>
        <w:jc w:val="both"/>
        <w:rPr>
          <w:ins w:id="993" w:author="Arun Rai" w:date="2026-09-24T08:31:00Z" w16du:dateUtc="2026-09-24T02:46:00Z"/>
          <w:rFonts w:ascii="Times New Roman" w:hAnsi="Times New Roman" w:cs="Times New Roman"/>
        </w:rPr>
      </w:pPr>
    </w:p>
    <w:p w14:paraId="1411D340" w14:textId="77777777" w:rsidR="00EF60F2" w:rsidRPr="007959DF" w:rsidRDefault="00EF60F2" w:rsidP="007959DF">
      <w:pPr>
        <w:jc w:val="both"/>
        <w:rPr>
          <w:ins w:id="994" w:author="Arun Rai" w:date="2026-09-24T08:31:00Z" w16du:dateUtc="2026-09-24T02:46:00Z"/>
          <w:rFonts w:ascii="Times New Roman" w:hAnsi="Times New Roman" w:cs="Times New Roman"/>
        </w:rPr>
      </w:pPr>
    </w:p>
    <w:p w14:paraId="1D13CF6E" w14:textId="77777777" w:rsidR="00EF60F2" w:rsidRPr="007959DF" w:rsidRDefault="00EF60F2" w:rsidP="007959DF">
      <w:pPr>
        <w:jc w:val="both"/>
        <w:rPr>
          <w:ins w:id="995" w:author="Arun Rai" w:date="2026-09-24T08:31:00Z" w16du:dateUtc="2026-09-24T02:46:00Z"/>
          <w:rFonts w:ascii="Times New Roman" w:hAnsi="Times New Roman" w:cs="Times New Roman"/>
        </w:rPr>
      </w:pPr>
    </w:p>
    <w:p w14:paraId="2FA7ADA3" w14:textId="77777777" w:rsidR="00EF60F2" w:rsidRPr="007959DF" w:rsidRDefault="00EF60F2" w:rsidP="007959DF">
      <w:pPr>
        <w:jc w:val="both"/>
        <w:rPr>
          <w:ins w:id="996" w:author="Arun Rai" w:date="2026-09-24T08:31:00Z" w16du:dateUtc="2026-09-24T02:46:00Z"/>
          <w:rFonts w:ascii="Times New Roman" w:hAnsi="Times New Roman" w:cs="Times New Roman"/>
        </w:rPr>
      </w:pPr>
    </w:p>
    <w:p w14:paraId="4513F255" w14:textId="77777777" w:rsidR="00EF60F2" w:rsidRPr="007959DF" w:rsidRDefault="00EF60F2" w:rsidP="007959DF">
      <w:pPr>
        <w:jc w:val="both"/>
        <w:rPr>
          <w:ins w:id="997" w:author="Arun Rai" w:date="2026-09-24T08:31:00Z" w16du:dateUtc="2026-09-24T02:46:00Z"/>
          <w:rFonts w:ascii="Times New Roman" w:hAnsi="Times New Roman" w:cs="Times New Roman"/>
        </w:rPr>
      </w:pPr>
    </w:p>
    <w:p w14:paraId="433BEDD4" w14:textId="77777777" w:rsidR="00EF60F2" w:rsidRPr="007959DF" w:rsidRDefault="00EF60F2" w:rsidP="007959DF">
      <w:pPr>
        <w:jc w:val="both"/>
        <w:rPr>
          <w:ins w:id="998" w:author="Arun Rai" w:date="2026-09-24T08:31:00Z" w16du:dateUtc="2026-09-24T02:46:00Z"/>
          <w:rFonts w:ascii="Times New Roman" w:hAnsi="Times New Roman" w:cs="Times New Roman"/>
        </w:rPr>
      </w:pPr>
    </w:p>
    <w:p w14:paraId="7344F098" w14:textId="77777777" w:rsidR="00EF60F2" w:rsidRPr="007959DF" w:rsidRDefault="00EF60F2" w:rsidP="007959DF">
      <w:pPr>
        <w:jc w:val="both"/>
        <w:rPr>
          <w:ins w:id="999" w:author="Arun Rai" w:date="2026-09-24T08:31:00Z" w16du:dateUtc="2026-09-24T02:46:00Z"/>
          <w:rFonts w:ascii="Times New Roman" w:hAnsi="Times New Roman" w:cs="Times New Roman"/>
        </w:rPr>
      </w:pPr>
    </w:p>
    <w:p w14:paraId="389B6E29" w14:textId="77777777" w:rsidR="00EF60F2" w:rsidRPr="007959DF" w:rsidRDefault="00EF60F2" w:rsidP="007959DF">
      <w:pPr>
        <w:jc w:val="both"/>
        <w:rPr>
          <w:ins w:id="1000" w:author="Arun Rai" w:date="2026-09-24T08:31:00Z" w16du:dateUtc="2026-09-24T02:46:00Z"/>
          <w:rFonts w:ascii="Times New Roman" w:hAnsi="Times New Roman" w:cs="Times New Roman"/>
        </w:rPr>
      </w:pPr>
    </w:p>
    <w:p w14:paraId="06254BEE" w14:textId="77777777" w:rsidR="00EF60F2" w:rsidRPr="007959DF" w:rsidRDefault="00EF60F2" w:rsidP="007959DF">
      <w:pPr>
        <w:jc w:val="both"/>
        <w:rPr>
          <w:ins w:id="1001" w:author="Arun Rai" w:date="2026-09-24T08:31:00Z" w16du:dateUtc="2026-09-24T02:46:00Z"/>
          <w:rFonts w:ascii="Times New Roman" w:hAnsi="Times New Roman" w:cs="Times New Roman"/>
        </w:rPr>
      </w:pPr>
    </w:p>
    <w:p w14:paraId="7BB5C3A8" w14:textId="77777777" w:rsidR="00EF60F2" w:rsidRPr="007959DF" w:rsidRDefault="00EF60F2" w:rsidP="007959DF">
      <w:pPr>
        <w:jc w:val="both"/>
        <w:rPr>
          <w:ins w:id="1002" w:author="Arun Rai" w:date="2026-09-24T08:31:00Z" w16du:dateUtc="2026-09-24T02:46:00Z"/>
          <w:rFonts w:ascii="Times New Roman" w:hAnsi="Times New Roman" w:cs="Times New Roman"/>
        </w:rPr>
      </w:pPr>
    </w:p>
    <w:p w14:paraId="70977767" w14:textId="77777777" w:rsidR="00EF60F2" w:rsidRPr="007959DF" w:rsidRDefault="00EF60F2" w:rsidP="007959DF">
      <w:pPr>
        <w:jc w:val="both"/>
        <w:rPr>
          <w:ins w:id="1003" w:author="Arun Rai" w:date="2026-09-24T08:31:00Z" w16du:dateUtc="2026-09-24T02:46:00Z"/>
          <w:rFonts w:ascii="Times New Roman" w:hAnsi="Times New Roman" w:cs="Times New Roman"/>
        </w:rPr>
      </w:pPr>
    </w:p>
    <w:p w14:paraId="2E8115AE" w14:textId="77777777" w:rsidR="00EF60F2" w:rsidRPr="007959DF" w:rsidRDefault="00EF60F2" w:rsidP="007959DF">
      <w:pPr>
        <w:jc w:val="both"/>
        <w:rPr>
          <w:ins w:id="1004" w:author="Arun Rai" w:date="2026-09-24T08:31:00Z" w16du:dateUtc="2026-09-24T02:46:00Z"/>
          <w:rFonts w:ascii="Times New Roman" w:hAnsi="Times New Roman" w:cs="Times New Roman"/>
        </w:rPr>
      </w:pPr>
    </w:p>
    <w:p w14:paraId="3A975642" w14:textId="77777777" w:rsidR="00EF60F2" w:rsidRPr="007959DF" w:rsidRDefault="00EF60F2" w:rsidP="007959DF">
      <w:pPr>
        <w:jc w:val="both"/>
        <w:rPr>
          <w:ins w:id="1005" w:author="Arun Rai" w:date="2026-09-24T08:31:00Z" w16du:dateUtc="2026-09-24T02:46:00Z"/>
          <w:rFonts w:ascii="Times New Roman" w:hAnsi="Times New Roman" w:cs="Times New Roman"/>
        </w:rPr>
      </w:pPr>
    </w:p>
    <w:p w14:paraId="35383058" w14:textId="77777777" w:rsidR="00EF60F2" w:rsidRPr="007959DF" w:rsidRDefault="00EF60F2" w:rsidP="007959DF">
      <w:pPr>
        <w:jc w:val="both"/>
        <w:rPr>
          <w:ins w:id="1006" w:author="Arun Rai" w:date="2026-09-24T08:31:00Z" w16du:dateUtc="2026-09-24T02:46:00Z"/>
          <w:rFonts w:ascii="Times New Roman" w:hAnsi="Times New Roman" w:cs="Times New Roman"/>
        </w:rPr>
      </w:pPr>
    </w:p>
    <w:p w14:paraId="63C4600B" w14:textId="77777777" w:rsidR="00EF60F2" w:rsidRPr="007959DF" w:rsidRDefault="00EF60F2" w:rsidP="007959DF">
      <w:pPr>
        <w:jc w:val="both"/>
        <w:rPr>
          <w:ins w:id="1007" w:author="Arun Rai" w:date="2026-09-24T08:31:00Z" w16du:dateUtc="2026-09-24T02:46:00Z"/>
          <w:rFonts w:ascii="Times New Roman" w:hAnsi="Times New Roman" w:cs="Times New Roman"/>
        </w:rPr>
      </w:pPr>
    </w:p>
    <w:p w14:paraId="0AA47504" w14:textId="77777777" w:rsidR="00EF60F2" w:rsidRPr="007959DF" w:rsidRDefault="00EF60F2" w:rsidP="007959DF">
      <w:pPr>
        <w:jc w:val="both"/>
        <w:rPr>
          <w:ins w:id="1008" w:author="Arun Rai" w:date="2026-09-24T08:31:00Z" w16du:dateUtc="2026-09-24T02:46:00Z"/>
          <w:rFonts w:ascii="Times New Roman" w:hAnsi="Times New Roman" w:cs="Times New Roman"/>
        </w:rPr>
      </w:pPr>
    </w:p>
    <w:p w14:paraId="7888F83C" w14:textId="77777777" w:rsidR="00EF60F2" w:rsidRPr="007959DF" w:rsidRDefault="00EF60F2" w:rsidP="007959DF">
      <w:pPr>
        <w:jc w:val="both"/>
        <w:rPr>
          <w:ins w:id="1009" w:author="Arun Rai" w:date="2026-09-24T08:31:00Z" w16du:dateUtc="2026-09-24T02:46:00Z"/>
          <w:rFonts w:ascii="Times New Roman" w:hAnsi="Times New Roman" w:cs="Times New Roman"/>
        </w:rPr>
      </w:pPr>
    </w:p>
    <w:p w14:paraId="7DE2AC74" w14:textId="77777777" w:rsidR="00EF60F2" w:rsidRPr="007959DF" w:rsidRDefault="00EF60F2" w:rsidP="007959DF">
      <w:pPr>
        <w:jc w:val="both"/>
        <w:rPr>
          <w:ins w:id="1010" w:author="Arun Rai" w:date="2026-09-24T08:31:00Z" w16du:dateUtc="2026-09-24T02:46:00Z"/>
          <w:rFonts w:ascii="Times New Roman" w:hAnsi="Times New Roman" w:cs="Times New Roman"/>
        </w:rPr>
      </w:pPr>
    </w:p>
    <w:p w14:paraId="7BBE8679" w14:textId="77777777" w:rsidR="00EF60F2" w:rsidRPr="007959DF" w:rsidRDefault="00EF60F2" w:rsidP="007959DF">
      <w:pPr>
        <w:jc w:val="both"/>
        <w:rPr>
          <w:ins w:id="1011" w:author="Arun Rai" w:date="2026-09-24T08:31:00Z" w16du:dateUtc="2026-09-24T02:46:00Z"/>
          <w:rFonts w:ascii="Times New Roman" w:hAnsi="Times New Roman" w:cs="Times New Roman"/>
        </w:rPr>
      </w:pPr>
    </w:p>
    <w:p w14:paraId="75ED2D64" w14:textId="77777777" w:rsidR="00CE34CD" w:rsidRPr="007959DF" w:rsidRDefault="00CE34CD">
      <w:pPr>
        <w:pStyle w:val="Heading1"/>
        <w:numPr>
          <w:ilvl w:val="0"/>
          <w:numId w:val="2"/>
        </w:numPr>
        <w:jc w:val="both"/>
        <w:rPr>
          <w:ins w:id="1012" w:author="Arun Rai" w:date="2026-10-05T08:09:00Z" w16du:dateUtc="2026-10-05T02:24:00Z"/>
          <w:rFonts w:ascii="Times New Roman" w:hAnsi="Times New Roman" w:cs="Times New Roman"/>
        </w:rPr>
        <w:pPrChange w:id="1013" w:author="Arun Rai" w:date="2026-10-11T16:04:00Z" w16du:dateUtc="2026-10-11T10:19:00Z">
          <w:pPr>
            <w:pStyle w:val="Heading1"/>
            <w:numPr>
              <w:numId w:val="2"/>
            </w:numPr>
            <w:ind w:left="720" w:hanging="360"/>
          </w:pPr>
        </w:pPrChange>
      </w:pPr>
      <w:bookmarkStart w:id="1014" w:name="_Toc242080256"/>
      <w:ins w:id="1015" w:author="Arun Rai" w:date="2026-10-05T08:09:00Z" w16du:dateUtc="2026-10-05T02:24:00Z">
        <w:r w:rsidRPr="007959DF">
          <w:rPr>
            <w:rFonts w:ascii="Times New Roman" w:hAnsi="Times New Roman" w:cs="Times New Roman"/>
          </w:rPr>
          <w:lastRenderedPageBreak/>
          <w:t>Thesis Table of Content</w:t>
        </w:r>
        <w:bookmarkEnd w:id="1014"/>
      </w:ins>
    </w:p>
    <w:p w14:paraId="60160516" w14:textId="77777777" w:rsidR="00EF60F2" w:rsidRPr="007959DF" w:rsidRDefault="00EF60F2" w:rsidP="00022DEA">
      <w:pPr>
        <w:jc w:val="both"/>
        <w:rPr>
          <w:ins w:id="1016" w:author="Arun Rai" w:date="2026-09-24T08:31:00Z" w16du:dateUtc="2026-09-24T02:46:00Z"/>
          <w:rFonts w:ascii="Times New Roman" w:hAnsi="Times New Roman" w:cs="Times New Roman"/>
        </w:rPr>
      </w:pPr>
    </w:p>
    <w:p w14:paraId="489380B9" w14:textId="77777777" w:rsidR="00EF60F2" w:rsidRPr="007959DF" w:rsidRDefault="00EF60F2" w:rsidP="00022DEA">
      <w:pPr>
        <w:jc w:val="both"/>
        <w:rPr>
          <w:ins w:id="1017" w:author="Arun Rai" w:date="2026-09-24T08:31:00Z" w16du:dateUtc="2026-09-24T02:46:00Z"/>
          <w:rFonts w:ascii="Times New Roman" w:hAnsi="Times New Roman" w:cs="Times New Roman"/>
        </w:rPr>
      </w:pPr>
    </w:p>
    <w:p w14:paraId="6309C135" w14:textId="77777777" w:rsidR="00EF60F2" w:rsidRPr="007959DF" w:rsidRDefault="00EF60F2" w:rsidP="007959DF">
      <w:pPr>
        <w:jc w:val="both"/>
        <w:rPr>
          <w:ins w:id="1018" w:author="Arun Rai" w:date="2026-09-24T08:31:00Z" w16du:dateUtc="2026-09-24T02:46:00Z"/>
          <w:rFonts w:ascii="Times New Roman" w:hAnsi="Times New Roman" w:cs="Times New Roman"/>
        </w:rPr>
      </w:pPr>
    </w:p>
    <w:p w14:paraId="7E3BC2FF" w14:textId="77777777" w:rsidR="00EF60F2" w:rsidRPr="007959DF" w:rsidRDefault="00EF60F2" w:rsidP="007959DF">
      <w:pPr>
        <w:jc w:val="both"/>
        <w:rPr>
          <w:ins w:id="1019" w:author="Arun Rai" w:date="2026-09-24T08:31:00Z" w16du:dateUtc="2026-09-24T02:46:00Z"/>
          <w:rFonts w:ascii="Times New Roman" w:hAnsi="Times New Roman" w:cs="Times New Roman"/>
        </w:rPr>
      </w:pPr>
    </w:p>
    <w:p w14:paraId="111ECC34" w14:textId="77777777" w:rsidR="00EF60F2" w:rsidRPr="007959DF" w:rsidRDefault="00EF60F2" w:rsidP="007959DF">
      <w:pPr>
        <w:jc w:val="both"/>
        <w:rPr>
          <w:ins w:id="1020" w:author="Arun Rai" w:date="2026-09-24T08:31:00Z" w16du:dateUtc="2026-09-24T02:46:00Z"/>
          <w:rFonts w:ascii="Times New Roman" w:hAnsi="Times New Roman" w:cs="Times New Roman"/>
        </w:rPr>
      </w:pPr>
    </w:p>
    <w:p w14:paraId="5C5E8D17" w14:textId="77777777" w:rsidR="00EF60F2" w:rsidRPr="007959DF" w:rsidRDefault="00EF60F2" w:rsidP="007959DF">
      <w:pPr>
        <w:jc w:val="both"/>
        <w:rPr>
          <w:ins w:id="1021" w:author="Arun Rai" w:date="2026-09-24T08:31:00Z" w16du:dateUtc="2026-09-24T02:46:00Z"/>
          <w:rFonts w:ascii="Times New Roman" w:hAnsi="Times New Roman" w:cs="Times New Roman"/>
        </w:rPr>
      </w:pPr>
    </w:p>
    <w:p w14:paraId="62950139" w14:textId="77777777" w:rsidR="00EF60F2" w:rsidRPr="007959DF" w:rsidRDefault="00EF60F2" w:rsidP="007959DF">
      <w:pPr>
        <w:jc w:val="both"/>
        <w:rPr>
          <w:ins w:id="1022" w:author="Arun Rai" w:date="2026-09-24T08:31:00Z" w16du:dateUtc="2026-09-24T02:46:00Z"/>
          <w:rFonts w:ascii="Times New Roman" w:hAnsi="Times New Roman" w:cs="Times New Roman"/>
        </w:rPr>
      </w:pPr>
    </w:p>
    <w:p w14:paraId="4842F4F8" w14:textId="77777777" w:rsidR="00EF60F2" w:rsidRPr="007959DF" w:rsidRDefault="00EF60F2" w:rsidP="007959DF">
      <w:pPr>
        <w:jc w:val="both"/>
        <w:rPr>
          <w:ins w:id="1023" w:author="Arun Rai" w:date="2026-09-24T08:31:00Z" w16du:dateUtc="2026-09-24T02:46:00Z"/>
          <w:rFonts w:ascii="Times New Roman" w:hAnsi="Times New Roman" w:cs="Times New Roman"/>
        </w:rPr>
      </w:pPr>
    </w:p>
    <w:p w14:paraId="1EFC3394" w14:textId="77777777" w:rsidR="00EF60F2" w:rsidRPr="007959DF" w:rsidRDefault="00EF60F2" w:rsidP="007959DF">
      <w:pPr>
        <w:jc w:val="both"/>
        <w:rPr>
          <w:ins w:id="1024" w:author="Arun Rai" w:date="2026-09-24T08:31:00Z" w16du:dateUtc="2026-09-24T02:46:00Z"/>
          <w:rFonts w:ascii="Times New Roman" w:hAnsi="Times New Roman" w:cs="Times New Roman"/>
        </w:rPr>
      </w:pPr>
    </w:p>
    <w:p w14:paraId="370981BD" w14:textId="77777777" w:rsidR="00EF60F2" w:rsidRPr="007959DF" w:rsidRDefault="00EF60F2" w:rsidP="007959DF">
      <w:pPr>
        <w:jc w:val="both"/>
        <w:rPr>
          <w:ins w:id="1025" w:author="Arun Rai" w:date="2026-09-24T08:31:00Z" w16du:dateUtc="2026-09-24T02:46:00Z"/>
          <w:rFonts w:ascii="Times New Roman" w:hAnsi="Times New Roman" w:cs="Times New Roman"/>
        </w:rPr>
      </w:pPr>
    </w:p>
    <w:p w14:paraId="0F02A8AB" w14:textId="77777777" w:rsidR="00EF60F2" w:rsidRPr="007959DF" w:rsidRDefault="00EF60F2" w:rsidP="007959DF">
      <w:pPr>
        <w:jc w:val="both"/>
        <w:rPr>
          <w:ins w:id="1026" w:author="Arun Rai" w:date="2026-09-24T08:31:00Z" w16du:dateUtc="2026-09-24T02:46:00Z"/>
          <w:rFonts w:ascii="Times New Roman" w:hAnsi="Times New Roman" w:cs="Times New Roman"/>
        </w:rPr>
      </w:pPr>
    </w:p>
    <w:p w14:paraId="3EDC0CA1" w14:textId="77777777" w:rsidR="00EF60F2" w:rsidRPr="007959DF" w:rsidRDefault="00EF60F2" w:rsidP="007959DF">
      <w:pPr>
        <w:jc w:val="both"/>
        <w:rPr>
          <w:ins w:id="1027" w:author="Arun Rai" w:date="2026-09-24T08:31:00Z" w16du:dateUtc="2026-09-24T02:46:00Z"/>
          <w:rFonts w:ascii="Times New Roman" w:hAnsi="Times New Roman" w:cs="Times New Roman"/>
        </w:rPr>
      </w:pPr>
    </w:p>
    <w:p w14:paraId="378DAE77" w14:textId="77777777" w:rsidR="00EF60F2" w:rsidRPr="007959DF" w:rsidRDefault="00EF60F2" w:rsidP="007959DF">
      <w:pPr>
        <w:jc w:val="both"/>
        <w:rPr>
          <w:ins w:id="1028" w:author="Arun Rai" w:date="2026-09-24T08:31:00Z" w16du:dateUtc="2026-09-24T02:46:00Z"/>
          <w:rFonts w:ascii="Times New Roman" w:hAnsi="Times New Roman" w:cs="Times New Roman"/>
        </w:rPr>
      </w:pPr>
    </w:p>
    <w:p w14:paraId="0C197E44" w14:textId="77777777" w:rsidR="00EF60F2" w:rsidRPr="007959DF" w:rsidRDefault="00EF60F2" w:rsidP="007959DF">
      <w:pPr>
        <w:jc w:val="both"/>
        <w:rPr>
          <w:ins w:id="1029" w:author="Arun Rai" w:date="2026-09-24T08:31:00Z" w16du:dateUtc="2026-09-24T02:46:00Z"/>
          <w:rFonts w:ascii="Times New Roman" w:hAnsi="Times New Roman" w:cs="Times New Roman"/>
        </w:rPr>
      </w:pPr>
    </w:p>
    <w:p w14:paraId="2F31D6C2" w14:textId="77777777" w:rsidR="00EF60F2" w:rsidRPr="007959DF" w:rsidRDefault="00EF60F2" w:rsidP="007959DF">
      <w:pPr>
        <w:jc w:val="both"/>
        <w:rPr>
          <w:ins w:id="1030" w:author="Arun Rai" w:date="2026-09-24T08:31:00Z" w16du:dateUtc="2026-09-24T02:46:00Z"/>
          <w:rFonts w:ascii="Times New Roman" w:hAnsi="Times New Roman" w:cs="Times New Roman"/>
        </w:rPr>
      </w:pPr>
    </w:p>
    <w:p w14:paraId="35D0F338" w14:textId="77777777" w:rsidR="00EF60F2" w:rsidRPr="007959DF" w:rsidRDefault="00EF60F2" w:rsidP="007959DF">
      <w:pPr>
        <w:jc w:val="both"/>
        <w:rPr>
          <w:ins w:id="1031" w:author="Arun Rai" w:date="2026-09-24T08:31:00Z" w16du:dateUtc="2026-09-24T02:46:00Z"/>
          <w:rFonts w:ascii="Times New Roman" w:hAnsi="Times New Roman" w:cs="Times New Roman"/>
        </w:rPr>
      </w:pPr>
    </w:p>
    <w:p w14:paraId="691C3D43" w14:textId="77777777" w:rsidR="00EF60F2" w:rsidRPr="007959DF" w:rsidRDefault="00EF60F2" w:rsidP="007959DF">
      <w:pPr>
        <w:jc w:val="both"/>
        <w:rPr>
          <w:ins w:id="1032" w:author="Arun Rai" w:date="2026-09-24T08:31:00Z" w16du:dateUtc="2026-09-24T02:46:00Z"/>
          <w:rFonts w:ascii="Times New Roman" w:hAnsi="Times New Roman" w:cs="Times New Roman"/>
        </w:rPr>
      </w:pPr>
    </w:p>
    <w:p w14:paraId="407EF530" w14:textId="77777777" w:rsidR="00EF60F2" w:rsidRPr="007959DF" w:rsidRDefault="00EF60F2" w:rsidP="007959DF">
      <w:pPr>
        <w:jc w:val="both"/>
        <w:rPr>
          <w:ins w:id="1033" w:author="Arun Rai" w:date="2026-09-24T08:31:00Z" w16du:dateUtc="2026-09-24T02:46:00Z"/>
          <w:rFonts w:ascii="Times New Roman" w:hAnsi="Times New Roman" w:cs="Times New Roman"/>
        </w:rPr>
      </w:pPr>
    </w:p>
    <w:p w14:paraId="128B68BF" w14:textId="77777777" w:rsidR="00EF60F2" w:rsidRPr="007959DF" w:rsidRDefault="00EF60F2" w:rsidP="007959DF">
      <w:pPr>
        <w:jc w:val="both"/>
        <w:rPr>
          <w:ins w:id="1034" w:author="Arun Rai" w:date="2026-09-24T08:31:00Z" w16du:dateUtc="2026-09-24T02:46:00Z"/>
          <w:rFonts w:ascii="Times New Roman" w:hAnsi="Times New Roman" w:cs="Times New Roman"/>
        </w:rPr>
      </w:pPr>
    </w:p>
    <w:p w14:paraId="30768C7D" w14:textId="77777777" w:rsidR="00EF60F2" w:rsidRPr="007959DF" w:rsidRDefault="00EF60F2" w:rsidP="007959DF">
      <w:pPr>
        <w:jc w:val="both"/>
        <w:rPr>
          <w:ins w:id="1035" w:author="Arun Rai" w:date="2026-09-24T08:31:00Z" w16du:dateUtc="2026-09-24T02:46:00Z"/>
          <w:rFonts w:ascii="Times New Roman" w:hAnsi="Times New Roman" w:cs="Times New Roman"/>
        </w:rPr>
      </w:pPr>
    </w:p>
    <w:p w14:paraId="2D036B94" w14:textId="77777777" w:rsidR="00EF60F2" w:rsidRPr="007959DF" w:rsidRDefault="00EF60F2" w:rsidP="007959DF">
      <w:pPr>
        <w:jc w:val="both"/>
        <w:rPr>
          <w:ins w:id="1036" w:author="Arun Rai" w:date="2026-09-24T08:31:00Z" w16du:dateUtc="2026-09-24T02:46:00Z"/>
          <w:rFonts w:ascii="Times New Roman" w:hAnsi="Times New Roman" w:cs="Times New Roman"/>
        </w:rPr>
      </w:pPr>
    </w:p>
    <w:p w14:paraId="591A8212" w14:textId="77777777" w:rsidR="00EF60F2" w:rsidRPr="007959DF" w:rsidRDefault="00EF60F2" w:rsidP="007959DF">
      <w:pPr>
        <w:jc w:val="both"/>
        <w:rPr>
          <w:ins w:id="1037" w:author="Arun Rai" w:date="2026-09-24T08:31:00Z" w16du:dateUtc="2026-09-24T02:46:00Z"/>
          <w:rFonts w:ascii="Times New Roman" w:hAnsi="Times New Roman" w:cs="Times New Roman"/>
        </w:rPr>
      </w:pPr>
    </w:p>
    <w:p w14:paraId="45FCB5C5" w14:textId="77777777" w:rsidR="00EF60F2" w:rsidRPr="007959DF" w:rsidRDefault="00EF60F2" w:rsidP="007959DF">
      <w:pPr>
        <w:jc w:val="both"/>
        <w:rPr>
          <w:ins w:id="1038" w:author="Arun Rai" w:date="2026-09-24T08:31:00Z" w16du:dateUtc="2026-09-24T02:46:00Z"/>
          <w:rFonts w:ascii="Times New Roman" w:hAnsi="Times New Roman" w:cs="Times New Roman"/>
        </w:rPr>
      </w:pPr>
    </w:p>
    <w:p w14:paraId="542A4181" w14:textId="77777777" w:rsidR="00EF60F2" w:rsidRPr="007959DF" w:rsidRDefault="00EF60F2" w:rsidP="007959DF">
      <w:pPr>
        <w:jc w:val="both"/>
        <w:rPr>
          <w:ins w:id="1039" w:author="Arun Rai" w:date="2026-09-24T08:31:00Z" w16du:dateUtc="2026-09-24T02:46:00Z"/>
          <w:rFonts w:ascii="Times New Roman" w:hAnsi="Times New Roman" w:cs="Times New Roman"/>
        </w:rPr>
      </w:pPr>
    </w:p>
    <w:p w14:paraId="031B86F6" w14:textId="77777777" w:rsidR="00EF60F2" w:rsidRPr="007959DF" w:rsidRDefault="00EF60F2" w:rsidP="007959DF">
      <w:pPr>
        <w:jc w:val="both"/>
        <w:rPr>
          <w:ins w:id="1040" w:author="Arun Rai" w:date="2026-09-24T08:31:00Z" w16du:dateUtc="2026-09-24T02:46:00Z"/>
          <w:rFonts w:ascii="Times New Roman" w:hAnsi="Times New Roman" w:cs="Times New Roman"/>
        </w:rPr>
      </w:pPr>
    </w:p>
    <w:p w14:paraId="167A1ABB" w14:textId="77777777" w:rsidR="00EF60F2" w:rsidRPr="007959DF" w:rsidRDefault="00EF60F2" w:rsidP="007959DF">
      <w:pPr>
        <w:jc w:val="both"/>
        <w:rPr>
          <w:ins w:id="1041" w:author="Arun Rai" w:date="2026-09-24T08:31:00Z" w16du:dateUtc="2026-09-24T02:46:00Z"/>
          <w:rFonts w:ascii="Times New Roman" w:hAnsi="Times New Roman" w:cs="Times New Roman"/>
        </w:rPr>
      </w:pPr>
    </w:p>
    <w:p w14:paraId="345D191A" w14:textId="77777777" w:rsidR="00EF60F2" w:rsidRPr="007959DF" w:rsidRDefault="00EF60F2" w:rsidP="007959DF">
      <w:pPr>
        <w:jc w:val="both"/>
        <w:rPr>
          <w:ins w:id="1042" w:author="Arun Rai" w:date="2026-09-24T08:31:00Z" w16du:dateUtc="2026-09-24T02:46:00Z"/>
          <w:rFonts w:ascii="Times New Roman" w:hAnsi="Times New Roman" w:cs="Times New Roman"/>
        </w:rPr>
      </w:pPr>
    </w:p>
    <w:p w14:paraId="6D315963" w14:textId="77777777" w:rsidR="00EF60F2" w:rsidRPr="007959DF" w:rsidRDefault="00EF60F2" w:rsidP="007959DF">
      <w:pPr>
        <w:jc w:val="both"/>
        <w:rPr>
          <w:ins w:id="1043" w:author="Arun Rai" w:date="2026-09-24T08:31:00Z" w16du:dateUtc="2026-09-24T02:46:00Z"/>
          <w:rFonts w:ascii="Times New Roman" w:hAnsi="Times New Roman" w:cs="Times New Roman"/>
        </w:rPr>
      </w:pPr>
    </w:p>
    <w:p w14:paraId="23B34D0C" w14:textId="77777777" w:rsidR="00EF60F2" w:rsidRPr="007959DF" w:rsidRDefault="00EF60F2" w:rsidP="007959DF">
      <w:pPr>
        <w:jc w:val="both"/>
        <w:rPr>
          <w:ins w:id="1044" w:author="Arun Rai" w:date="2026-09-24T08:31:00Z" w16du:dateUtc="2026-09-24T02:46:00Z"/>
          <w:rFonts w:ascii="Times New Roman" w:hAnsi="Times New Roman" w:cs="Times New Roman"/>
        </w:rPr>
      </w:pPr>
    </w:p>
    <w:p w14:paraId="747AB26A" w14:textId="77777777" w:rsidR="00EF60F2" w:rsidRPr="007959DF" w:rsidRDefault="00EF60F2" w:rsidP="007959DF">
      <w:pPr>
        <w:jc w:val="both"/>
        <w:rPr>
          <w:ins w:id="1045" w:author="Arun Rai" w:date="2026-09-24T08:31:00Z" w16du:dateUtc="2026-09-24T02:46:00Z"/>
          <w:rFonts w:ascii="Times New Roman" w:hAnsi="Times New Roman" w:cs="Times New Roman"/>
        </w:rPr>
      </w:pPr>
    </w:p>
    <w:p w14:paraId="15931836" w14:textId="77777777" w:rsidR="00EF60F2" w:rsidRPr="007959DF" w:rsidRDefault="00EF60F2" w:rsidP="007959DF">
      <w:pPr>
        <w:jc w:val="both"/>
        <w:rPr>
          <w:ins w:id="1046" w:author="Arun Rai" w:date="2026-09-24T08:31:00Z" w16du:dateUtc="2026-09-24T02:46:00Z"/>
          <w:rFonts w:ascii="Times New Roman" w:hAnsi="Times New Roman" w:cs="Times New Roman"/>
        </w:rPr>
      </w:pPr>
    </w:p>
    <w:p w14:paraId="785DA83E" w14:textId="77777777" w:rsidR="00EF60F2" w:rsidRPr="007959DF" w:rsidRDefault="00EF60F2" w:rsidP="007959DF">
      <w:pPr>
        <w:jc w:val="both"/>
        <w:rPr>
          <w:ins w:id="1047" w:author="Arun Rai" w:date="2026-09-24T08:31:00Z" w16du:dateUtc="2026-09-24T02:46:00Z"/>
          <w:rFonts w:ascii="Times New Roman" w:hAnsi="Times New Roman" w:cs="Times New Roman"/>
        </w:rPr>
      </w:pPr>
    </w:p>
    <w:p w14:paraId="3DF9F053" w14:textId="77777777" w:rsidR="00EF60F2" w:rsidRPr="007959DF" w:rsidRDefault="00EF60F2" w:rsidP="007959DF">
      <w:pPr>
        <w:jc w:val="both"/>
        <w:rPr>
          <w:ins w:id="1048" w:author="Arun Rai" w:date="2026-09-24T08:31:00Z" w16du:dateUtc="2026-09-24T02:46:00Z"/>
          <w:rFonts w:ascii="Times New Roman" w:hAnsi="Times New Roman" w:cs="Times New Roman"/>
        </w:rPr>
      </w:pPr>
    </w:p>
    <w:p w14:paraId="70C3182E" w14:textId="77777777" w:rsidR="00EF60F2" w:rsidRPr="007959DF" w:rsidRDefault="00EF60F2" w:rsidP="007959DF">
      <w:pPr>
        <w:jc w:val="both"/>
        <w:rPr>
          <w:ins w:id="1049" w:author="Arun Rai" w:date="2026-09-24T08:31:00Z" w16du:dateUtc="2026-09-24T02:46:00Z"/>
          <w:rFonts w:ascii="Times New Roman" w:hAnsi="Times New Roman" w:cs="Times New Roman"/>
        </w:rPr>
      </w:pPr>
    </w:p>
    <w:p w14:paraId="5CD48973" w14:textId="77777777" w:rsidR="00EF60F2" w:rsidRPr="007959DF" w:rsidRDefault="00EF60F2" w:rsidP="007959DF">
      <w:pPr>
        <w:jc w:val="both"/>
        <w:rPr>
          <w:ins w:id="1050" w:author="Arun Rai" w:date="2026-09-24T08:31:00Z" w16du:dateUtc="2026-09-24T02:46:00Z"/>
          <w:rFonts w:ascii="Times New Roman" w:hAnsi="Times New Roman" w:cs="Times New Roman"/>
        </w:rPr>
      </w:pPr>
    </w:p>
    <w:p w14:paraId="707F4232" w14:textId="77777777" w:rsidR="00EF60F2" w:rsidRPr="007959DF" w:rsidRDefault="00EF60F2" w:rsidP="007959DF">
      <w:pPr>
        <w:jc w:val="both"/>
        <w:rPr>
          <w:ins w:id="1051" w:author="Arun Rai" w:date="2026-09-24T08:31:00Z" w16du:dateUtc="2026-09-24T02:46:00Z"/>
          <w:rFonts w:ascii="Times New Roman" w:hAnsi="Times New Roman" w:cs="Times New Roman"/>
        </w:rPr>
      </w:pPr>
    </w:p>
    <w:p w14:paraId="7FCBF800" w14:textId="77777777" w:rsidR="00EF60F2" w:rsidRPr="007959DF" w:rsidRDefault="00EF60F2" w:rsidP="007959DF">
      <w:pPr>
        <w:jc w:val="both"/>
        <w:rPr>
          <w:ins w:id="1052" w:author="Arun Rai" w:date="2026-09-24T08:31:00Z" w16du:dateUtc="2026-09-24T02:46:00Z"/>
          <w:rFonts w:ascii="Times New Roman" w:hAnsi="Times New Roman" w:cs="Times New Roman"/>
        </w:rPr>
      </w:pPr>
    </w:p>
    <w:p w14:paraId="527B6FAB" w14:textId="77777777" w:rsidR="00EF60F2" w:rsidRPr="007959DF" w:rsidRDefault="00EF60F2" w:rsidP="007959DF">
      <w:pPr>
        <w:jc w:val="both"/>
        <w:rPr>
          <w:ins w:id="1053" w:author="Arun Rai" w:date="2026-09-24T08:31:00Z" w16du:dateUtc="2026-09-24T02:46:00Z"/>
          <w:rFonts w:ascii="Times New Roman" w:hAnsi="Times New Roman" w:cs="Times New Roman"/>
        </w:rPr>
      </w:pPr>
    </w:p>
    <w:p w14:paraId="63ED604E" w14:textId="77777777" w:rsidR="00EF60F2" w:rsidRPr="007959DF" w:rsidRDefault="00EF60F2" w:rsidP="007959DF">
      <w:pPr>
        <w:jc w:val="both"/>
        <w:rPr>
          <w:ins w:id="1054" w:author="Arun Rai" w:date="2026-09-24T08:31:00Z" w16du:dateUtc="2026-09-24T02:46:00Z"/>
          <w:rFonts w:ascii="Times New Roman" w:hAnsi="Times New Roman" w:cs="Times New Roman"/>
        </w:rPr>
      </w:pPr>
    </w:p>
    <w:p w14:paraId="6D246D3B" w14:textId="77777777" w:rsidR="00EF60F2" w:rsidRPr="007959DF" w:rsidRDefault="00EF60F2" w:rsidP="007959DF">
      <w:pPr>
        <w:jc w:val="both"/>
        <w:rPr>
          <w:ins w:id="1055" w:author="Arun Rai" w:date="2026-09-24T08:31:00Z" w16du:dateUtc="2026-09-24T02:46:00Z"/>
          <w:rFonts w:ascii="Times New Roman" w:hAnsi="Times New Roman" w:cs="Times New Roman"/>
        </w:rPr>
      </w:pPr>
    </w:p>
    <w:p w14:paraId="19250E22" w14:textId="77777777" w:rsidR="00EF60F2" w:rsidRPr="007959DF" w:rsidRDefault="00EF60F2" w:rsidP="007959DF">
      <w:pPr>
        <w:jc w:val="both"/>
        <w:rPr>
          <w:ins w:id="1056" w:author="Arun Rai" w:date="2026-09-24T08:31:00Z" w16du:dateUtc="2026-09-24T02:46:00Z"/>
          <w:rFonts w:ascii="Times New Roman" w:hAnsi="Times New Roman" w:cs="Times New Roman"/>
        </w:rPr>
      </w:pPr>
    </w:p>
    <w:p w14:paraId="23A5CBFD" w14:textId="77777777" w:rsidR="00EF60F2" w:rsidRPr="007959DF" w:rsidRDefault="00EF60F2" w:rsidP="007959DF">
      <w:pPr>
        <w:jc w:val="both"/>
        <w:rPr>
          <w:ins w:id="1057" w:author="Arun Rai" w:date="2026-09-24T08:31:00Z" w16du:dateUtc="2026-09-24T02:46:00Z"/>
          <w:rFonts w:ascii="Times New Roman" w:hAnsi="Times New Roman" w:cs="Times New Roman"/>
        </w:rPr>
      </w:pPr>
    </w:p>
    <w:p w14:paraId="58E672FD" w14:textId="77777777" w:rsidR="00EF60F2" w:rsidRPr="007959DF" w:rsidRDefault="00EF60F2" w:rsidP="007959DF">
      <w:pPr>
        <w:jc w:val="both"/>
        <w:rPr>
          <w:ins w:id="1058" w:author="Arun Rai" w:date="2026-09-24T08:31:00Z" w16du:dateUtc="2026-09-24T02:46:00Z"/>
          <w:rFonts w:ascii="Times New Roman" w:hAnsi="Times New Roman" w:cs="Times New Roman"/>
        </w:rPr>
      </w:pPr>
    </w:p>
    <w:p w14:paraId="053DF28D" w14:textId="77777777" w:rsidR="00EF60F2" w:rsidRPr="007959DF" w:rsidRDefault="00EF60F2" w:rsidP="007959DF">
      <w:pPr>
        <w:jc w:val="both"/>
        <w:rPr>
          <w:ins w:id="1059" w:author="Arun Rai" w:date="2026-09-24T08:31:00Z" w16du:dateUtc="2026-09-24T02:46:00Z"/>
          <w:rFonts w:ascii="Times New Roman" w:hAnsi="Times New Roman" w:cs="Times New Roman"/>
        </w:rPr>
      </w:pPr>
    </w:p>
    <w:p w14:paraId="64367F30" w14:textId="77777777" w:rsidR="00EF60F2" w:rsidRPr="007959DF" w:rsidRDefault="00EF60F2" w:rsidP="007959DF">
      <w:pPr>
        <w:jc w:val="both"/>
        <w:rPr>
          <w:ins w:id="1060" w:author="Arun Rai" w:date="2026-09-24T08:31:00Z" w16du:dateUtc="2026-09-24T02:46:00Z"/>
          <w:rFonts w:ascii="Times New Roman" w:hAnsi="Times New Roman" w:cs="Times New Roman"/>
        </w:rPr>
      </w:pPr>
    </w:p>
    <w:p w14:paraId="1903AF25" w14:textId="77777777" w:rsidR="00EF60F2" w:rsidRPr="007959DF" w:rsidRDefault="00EF60F2" w:rsidP="007959DF">
      <w:pPr>
        <w:jc w:val="both"/>
        <w:rPr>
          <w:ins w:id="1061" w:author="Arun Rai" w:date="2026-09-24T08:31:00Z" w16du:dateUtc="2026-09-24T02:46:00Z"/>
          <w:rFonts w:ascii="Times New Roman" w:hAnsi="Times New Roman" w:cs="Times New Roman"/>
        </w:rPr>
      </w:pPr>
    </w:p>
    <w:p w14:paraId="15C53765" w14:textId="77777777" w:rsidR="00EF60F2" w:rsidRPr="007959DF" w:rsidRDefault="00EF60F2" w:rsidP="007959DF">
      <w:pPr>
        <w:jc w:val="both"/>
        <w:rPr>
          <w:ins w:id="1062" w:author="Arun Rai" w:date="2026-09-24T08:31:00Z" w16du:dateUtc="2026-09-24T02:46:00Z"/>
          <w:rFonts w:ascii="Times New Roman" w:hAnsi="Times New Roman" w:cs="Times New Roman"/>
        </w:rPr>
      </w:pPr>
    </w:p>
    <w:p w14:paraId="53722D3F" w14:textId="77777777" w:rsidR="00EF60F2" w:rsidRPr="007959DF" w:rsidRDefault="00EF60F2" w:rsidP="007959DF">
      <w:pPr>
        <w:jc w:val="both"/>
        <w:rPr>
          <w:ins w:id="1063" w:author="Arun Rai" w:date="2026-09-24T08:31:00Z" w16du:dateUtc="2026-09-24T02:46:00Z"/>
          <w:rFonts w:ascii="Times New Roman" w:hAnsi="Times New Roman" w:cs="Times New Roman"/>
        </w:rPr>
      </w:pPr>
    </w:p>
    <w:p w14:paraId="7E98A78A" w14:textId="77777777" w:rsidR="00EF60F2" w:rsidRPr="007959DF" w:rsidRDefault="00EF60F2" w:rsidP="007959DF">
      <w:pPr>
        <w:jc w:val="both"/>
        <w:rPr>
          <w:ins w:id="1064" w:author="Arun Rai" w:date="2026-09-24T08:31:00Z" w16du:dateUtc="2026-09-24T02:46:00Z"/>
          <w:rFonts w:ascii="Times New Roman" w:hAnsi="Times New Roman" w:cs="Times New Roman"/>
        </w:rPr>
      </w:pPr>
    </w:p>
    <w:p w14:paraId="69A46972" w14:textId="77777777" w:rsidR="00EF60F2" w:rsidRPr="007959DF" w:rsidRDefault="00EF60F2" w:rsidP="007959DF">
      <w:pPr>
        <w:jc w:val="both"/>
        <w:rPr>
          <w:ins w:id="1065" w:author="Arun Rai" w:date="2026-09-24T08:31:00Z" w16du:dateUtc="2026-09-24T02:46:00Z"/>
          <w:rFonts w:ascii="Times New Roman" w:hAnsi="Times New Roman" w:cs="Times New Roman"/>
        </w:rPr>
      </w:pPr>
    </w:p>
    <w:p w14:paraId="4D2B40A6" w14:textId="77777777" w:rsidR="00EF60F2" w:rsidRPr="007959DF" w:rsidRDefault="00EF60F2" w:rsidP="007959DF">
      <w:pPr>
        <w:jc w:val="both"/>
        <w:rPr>
          <w:ins w:id="1066" w:author="Arun Rai" w:date="2026-09-24T08:31:00Z" w16du:dateUtc="2026-09-24T02:46:00Z"/>
          <w:rFonts w:ascii="Times New Roman" w:hAnsi="Times New Roman" w:cs="Times New Roman"/>
        </w:rPr>
      </w:pPr>
    </w:p>
    <w:p w14:paraId="7A2F3E1F" w14:textId="77777777" w:rsidR="00EF60F2" w:rsidRPr="007959DF" w:rsidRDefault="00EF60F2" w:rsidP="007959DF">
      <w:pPr>
        <w:jc w:val="both"/>
        <w:rPr>
          <w:ins w:id="1067" w:author="Arun Rai" w:date="2026-09-24T08:31:00Z" w16du:dateUtc="2026-09-24T02:46:00Z"/>
          <w:rFonts w:ascii="Times New Roman" w:hAnsi="Times New Roman" w:cs="Times New Roman"/>
        </w:rPr>
      </w:pPr>
    </w:p>
    <w:p w14:paraId="221F77C1" w14:textId="77777777" w:rsidR="00EF60F2" w:rsidRPr="007959DF" w:rsidRDefault="00EF60F2" w:rsidP="007959DF">
      <w:pPr>
        <w:jc w:val="both"/>
        <w:rPr>
          <w:ins w:id="1068" w:author="Arun Rai" w:date="2026-09-24T08:31:00Z" w16du:dateUtc="2026-09-24T02:46:00Z"/>
          <w:rFonts w:ascii="Times New Roman" w:hAnsi="Times New Roman" w:cs="Times New Roman"/>
        </w:rPr>
      </w:pPr>
    </w:p>
    <w:p w14:paraId="7773F89E" w14:textId="77777777" w:rsidR="00EF60F2" w:rsidRPr="007959DF" w:rsidRDefault="00EF60F2" w:rsidP="007959DF">
      <w:pPr>
        <w:jc w:val="both"/>
        <w:rPr>
          <w:ins w:id="1069" w:author="Arun Rai" w:date="2026-09-24T08:31:00Z" w16du:dateUtc="2026-09-24T02:46:00Z"/>
          <w:rFonts w:ascii="Times New Roman" w:hAnsi="Times New Roman" w:cs="Times New Roman"/>
        </w:rPr>
      </w:pPr>
    </w:p>
    <w:p w14:paraId="58DEAB81" w14:textId="77777777" w:rsidR="00EF60F2" w:rsidRPr="007959DF" w:rsidRDefault="00EF60F2" w:rsidP="007959DF">
      <w:pPr>
        <w:jc w:val="both"/>
        <w:rPr>
          <w:ins w:id="1070" w:author="Arun Rai" w:date="2026-09-24T08:31:00Z" w16du:dateUtc="2026-09-24T02:46:00Z"/>
          <w:rFonts w:ascii="Times New Roman" w:hAnsi="Times New Roman" w:cs="Times New Roman"/>
        </w:rPr>
      </w:pPr>
    </w:p>
    <w:p w14:paraId="7D5DDCF2" w14:textId="77777777" w:rsidR="00EF60F2" w:rsidRPr="007959DF" w:rsidRDefault="00EF60F2" w:rsidP="007959DF">
      <w:pPr>
        <w:jc w:val="both"/>
        <w:rPr>
          <w:ins w:id="1071" w:author="Arun Rai" w:date="2026-09-24T08:31:00Z" w16du:dateUtc="2026-09-24T02:46:00Z"/>
          <w:rFonts w:ascii="Times New Roman" w:hAnsi="Times New Roman" w:cs="Times New Roman"/>
        </w:rPr>
      </w:pPr>
    </w:p>
    <w:p w14:paraId="2AA57B37" w14:textId="77777777" w:rsidR="00EF60F2" w:rsidRPr="007959DF" w:rsidRDefault="00EF60F2" w:rsidP="007959DF">
      <w:pPr>
        <w:jc w:val="both"/>
        <w:rPr>
          <w:ins w:id="1072" w:author="Arun Rai" w:date="2026-09-24T08:31:00Z" w16du:dateUtc="2026-09-24T02:46:00Z"/>
          <w:rFonts w:ascii="Times New Roman" w:hAnsi="Times New Roman" w:cs="Times New Roman"/>
        </w:rPr>
      </w:pPr>
    </w:p>
    <w:p w14:paraId="7E052E97" w14:textId="77777777" w:rsidR="00EF60F2" w:rsidRPr="007959DF" w:rsidRDefault="00EF60F2" w:rsidP="007959DF">
      <w:pPr>
        <w:jc w:val="both"/>
        <w:rPr>
          <w:ins w:id="1073" w:author="Arun Rai" w:date="2026-09-24T08:31:00Z" w16du:dateUtc="2026-09-24T02:46:00Z"/>
          <w:rFonts w:ascii="Times New Roman" w:hAnsi="Times New Roman" w:cs="Times New Roman"/>
        </w:rPr>
      </w:pPr>
    </w:p>
    <w:p w14:paraId="56B45A5E" w14:textId="77777777" w:rsidR="00EF60F2" w:rsidRPr="007959DF" w:rsidRDefault="00EF60F2" w:rsidP="007959DF">
      <w:pPr>
        <w:jc w:val="both"/>
        <w:rPr>
          <w:ins w:id="1074" w:author="Arun Rai" w:date="2026-09-24T08:31:00Z" w16du:dateUtc="2026-09-24T02:46:00Z"/>
          <w:rFonts w:ascii="Times New Roman" w:hAnsi="Times New Roman" w:cs="Times New Roman"/>
        </w:rPr>
      </w:pPr>
    </w:p>
    <w:p w14:paraId="53DB5492" w14:textId="77777777" w:rsidR="00EF60F2" w:rsidRPr="007959DF" w:rsidRDefault="00EF60F2" w:rsidP="007959DF">
      <w:pPr>
        <w:jc w:val="both"/>
        <w:rPr>
          <w:ins w:id="1075" w:author="Arun Rai" w:date="2026-09-24T08:31:00Z" w16du:dateUtc="2026-09-24T02:46:00Z"/>
          <w:rFonts w:ascii="Times New Roman" w:hAnsi="Times New Roman" w:cs="Times New Roman"/>
        </w:rPr>
      </w:pPr>
    </w:p>
    <w:p w14:paraId="1269C3D5" w14:textId="77777777" w:rsidR="00EF60F2" w:rsidRPr="007959DF" w:rsidRDefault="00EF60F2" w:rsidP="007959DF">
      <w:pPr>
        <w:jc w:val="both"/>
        <w:rPr>
          <w:ins w:id="1076" w:author="Arun Rai" w:date="2026-09-24T08:31:00Z" w16du:dateUtc="2026-09-24T02:46:00Z"/>
          <w:rFonts w:ascii="Times New Roman" w:hAnsi="Times New Roman" w:cs="Times New Roman"/>
        </w:rPr>
      </w:pPr>
    </w:p>
    <w:p w14:paraId="1F9ED254" w14:textId="77777777" w:rsidR="00EF60F2" w:rsidRPr="007959DF" w:rsidRDefault="00EF60F2" w:rsidP="007959DF">
      <w:pPr>
        <w:jc w:val="both"/>
        <w:rPr>
          <w:ins w:id="1077" w:author="Arun Rai" w:date="2026-09-24T08:31:00Z" w16du:dateUtc="2026-09-24T02:46:00Z"/>
          <w:rFonts w:ascii="Times New Roman" w:hAnsi="Times New Roman" w:cs="Times New Roman"/>
        </w:rPr>
      </w:pPr>
    </w:p>
    <w:p w14:paraId="7AFA5AA5" w14:textId="77777777" w:rsidR="00EF60F2" w:rsidRPr="007959DF" w:rsidRDefault="00EF60F2" w:rsidP="007959DF">
      <w:pPr>
        <w:jc w:val="both"/>
        <w:rPr>
          <w:ins w:id="1078" w:author="Arun Rai" w:date="2026-09-24T08:31:00Z" w16du:dateUtc="2026-09-24T02:46:00Z"/>
          <w:rFonts w:ascii="Times New Roman" w:hAnsi="Times New Roman" w:cs="Times New Roman"/>
        </w:rPr>
      </w:pPr>
    </w:p>
    <w:p w14:paraId="17B3B83B" w14:textId="77777777" w:rsidR="00EF60F2" w:rsidRPr="007959DF" w:rsidRDefault="00EF60F2" w:rsidP="007959DF">
      <w:pPr>
        <w:jc w:val="both"/>
        <w:rPr>
          <w:ins w:id="1079" w:author="Arun Rai" w:date="2026-09-24T08:31:00Z" w16du:dateUtc="2026-09-24T02:46:00Z"/>
          <w:rFonts w:ascii="Times New Roman" w:hAnsi="Times New Roman" w:cs="Times New Roman"/>
        </w:rPr>
      </w:pPr>
    </w:p>
    <w:p w14:paraId="372D596C" w14:textId="77777777" w:rsidR="00EF60F2" w:rsidRPr="007959DF" w:rsidRDefault="00EF60F2" w:rsidP="007959DF">
      <w:pPr>
        <w:jc w:val="both"/>
        <w:rPr>
          <w:ins w:id="1080" w:author="Arun Rai" w:date="2026-09-24T08:31:00Z" w16du:dateUtc="2026-09-24T02:46:00Z"/>
          <w:rFonts w:ascii="Times New Roman" w:hAnsi="Times New Roman" w:cs="Times New Roman"/>
        </w:rPr>
      </w:pPr>
    </w:p>
    <w:p w14:paraId="75C3AD48" w14:textId="77777777" w:rsidR="00EF60F2" w:rsidRPr="007959DF" w:rsidRDefault="00EF60F2" w:rsidP="007959DF">
      <w:pPr>
        <w:jc w:val="both"/>
        <w:rPr>
          <w:ins w:id="1081" w:author="Arun Rai" w:date="2026-09-24T08:31:00Z" w16du:dateUtc="2026-09-24T02:46:00Z"/>
          <w:rFonts w:ascii="Times New Roman" w:hAnsi="Times New Roman" w:cs="Times New Roman"/>
        </w:rPr>
      </w:pPr>
    </w:p>
    <w:p w14:paraId="7A255D07" w14:textId="77777777" w:rsidR="00EF60F2" w:rsidRPr="007959DF" w:rsidRDefault="00EF60F2" w:rsidP="007959DF">
      <w:pPr>
        <w:jc w:val="both"/>
        <w:rPr>
          <w:ins w:id="1082" w:author="Arun Rai" w:date="2026-09-24T08:31:00Z" w16du:dateUtc="2026-09-24T02:46:00Z"/>
          <w:rFonts w:ascii="Times New Roman" w:hAnsi="Times New Roman" w:cs="Times New Roman"/>
        </w:rPr>
      </w:pPr>
    </w:p>
    <w:p w14:paraId="662A4533" w14:textId="77777777" w:rsidR="00EF60F2" w:rsidRPr="007959DF" w:rsidRDefault="00EF60F2" w:rsidP="007959DF">
      <w:pPr>
        <w:jc w:val="both"/>
        <w:rPr>
          <w:ins w:id="1083" w:author="Arun Rai" w:date="2026-09-24T08:31:00Z" w16du:dateUtc="2026-09-24T02:46:00Z"/>
          <w:rFonts w:ascii="Times New Roman" w:hAnsi="Times New Roman" w:cs="Times New Roman"/>
        </w:rPr>
      </w:pPr>
    </w:p>
    <w:p w14:paraId="65D75E7F" w14:textId="77777777" w:rsidR="00EF60F2" w:rsidRPr="007959DF" w:rsidRDefault="00EF60F2" w:rsidP="007959DF">
      <w:pPr>
        <w:jc w:val="both"/>
        <w:rPr>
          <w:ins w:id="1084" w:author="Arun Rai" w:date="2026-09-24T08:31:00Z" w16du:dateUtc="2026-09-24T02:46:00Z"/>
          <w:rFonts w:ascii="Times New Roman" w:hAnsi="Times New Roman" w:cs="Times New Roman"/>
        </w:rPr>
      </w:pPr>
    </w:p>
    <w:p w14:paraId="4C57F4B6" w14:textId="77777777" w:rsidR="00EF60F2" w:rsidRPr="007959DF" w:rsidRDefault="00EF60F2" w:rsidP="007959DF">
      <w:pPr>
        <w:jc w:val="both"/>
        <w:rPr>
          <w:ins w:id="1085" w:author="Arun Rai" w:date="2026-09-24T08:31:00Z" w16du:dateUtc="2026-09-24T02:46:00Z"/>
          <w:rFonts w:ascii="Times New Roman" w:hAnsi="Times New Roman" w:cs="Times New Roman"/>
        </w:rPr>
      </w:pPr>
    </w:p>
    <w:p w14:paraId="5BFE43BD" w14:textId="77777777" w:rsidR="00EF60F2" w:rsidRPr="007959DF" w:rsidRDefault="00EF60F2" w:rsidP="007959DF">
      <w:pPr>
        <w:jc w:val="both"/>
        <w:rPr>
          <w:ins w:id="1086" w:author="Arun Rai" w:date="2026-09-24T08:31:00Z" w16du:dateUtc="2026-09-24T02:46:00Z"/>
          <w:rFonts w:ascii="Times New Roman" w:hAnsi="Times New Roman" w:cs="Times New Roman"/>
        </w:rPr>
      </w:pPr>
    </w:p>
    <w:p w14:paraId="093A2330" w14:textId="77777777" w:rsidR="00EF60F2" w:rsidRPr="007959DF" w:rsidRDefault="00EF60F2" w:rsidP="007959DF">
      <w:pPr>
        <w:jc w:val="both"/>
        <w:rPr>
          <w:ins w:id="1087" w:author="Arun Rai" w:date="2026-09-24T08:31:00Z" w16du:dateUtc="2026-09-24T02:46:00Z"/>
          <w:rFonts w:ascii="Times New Roman" w:hAnsi="Times New Roman" w:cs="Times New Roman"/>
        </w:rPr>
      </w:pPr>
    </w:p>
    <w:p w14:paraId="2B9EBE9D" w14:textId="77777777" w:rsidR="00EF60F2" w:rsidRPr="007959DF" w:rsidRDefault="00EF60F2" w:rsidP="007959DF">
      <w:pPr>
        <w:jc w:val="both"/>
        <w:rPr>
          <w:ins w:id="1088" w:author="Arun Rai" w:date="2026-09-24T08:31:00Z" w16du:dateUtc="2026-09-24T02:46:00Z"/>
          <w:rFonts w:ascii="Times New Roman" w:hAnsi="Times New Roman" w:cs="Times New Roman"/>
        </w:rPr>
      </w:pPr>
    </w:p>
    <w:p w14:paraId="1001C2E6" w14:textId="77777777" w:rsidR="00EF60F2" w:rsidRPr="007959DF" w:rsidRDefault="00EF60F2" w:rsidP="007959DF">
      <w:pPr>
        <w:jc w:val="both"/>
        <w:rPr>
          <w:ins w:id="1089" w:author="Arun Rai" w:date="2026-09-24T08:31:00Z" w16du:dateUtc="2026-09-24T02:46:00Z"/>
          <w:rFonts w:ascii="Times New Roman" w:hAnsi="Times New Roman" w:cs="Times New Roman"/>
        </w:rPr>
      </w:pPr>
    </w:p>
    <w:p w14:paraId="161A01FF" w14:textId="77777777" w:rsidR="00EF60F2" w:rsidRPr="007959DF" w:rsidRDefault="00EF60F2" w:rsidP="007959DF">
      <w:pPr>
        <w:jc w:val="both"/>
        <w:rPr>
          <w:ins w:id="1090" w:author="Arun Rai" w:date="2026-09-24T08:31:00Z" w16du:dateUtc="2026-09-24T02:46:00Z"/>
          <w:rFonts w:ascii="Times New Roman" w:hAnsi="Times New Roman" w:cs="Times New Roman"/>
        </w:rPr>
      </w:pPr>
    </w:p>
    <w:p w14:paraId="592EA14A" w14:textId="77777777" w:rsidR="00EF60F2" w:rsidRPr="007959DF" w:rsidRDefault="00EF60F2" w:rsidP="007959DF">
      <w:pPr>
        <w:jc w:val="both"/>
        <w:rPr>
          <w:ins w:id="1091" w:author="Arun Rai" w:date="2026-09-24T08:31:00Z" w16du:dateUtc="2026-09-24T02:46:00Z"/>
          <w:rFonts w:ascii="Times New Roman" w:hAnsi="Times New Roman" w:cs="Times New Roman"/>
        </w:rPr>
      </w:pPr>
    </w:p>
    <w:p w14:paraId="14838665" w14:textId="77777777" w:rsidR="00EF60F2" w:rsidRPr="007959DF" w:rsidRDefault="00EF60F2" w:rsidP="007959DF">
      <w:pPr>
        <w:jc w:val="both"/>
        <w:rPr>
          <w:ins w:id="1092" w:author="Arun Rai" w:date="2026-09-24T08:31:00Z" w16du:dateUtc="2026-09-24T02:46:00Z"/>
          <w:rFonts w:ascii="Times New Roman" w:hAnsi="Times New Roman" w:cs="Times New Roman"/>
        </w:rPr>
      </w:pPr>
    </w:p>
    <w:p w14:paraId="4806162F" w14:textId="77777777" w:rsidR="00EF60F2" w:rsidRPr="007959DF" w:rsidRDefault="00EF60F2" w:rsidP="007959DF">
      <w:pPr>
        <w:jc w:val="both"/>
        <w:rPr>
          <w:ins w:id="1093" w:author="Arun Rai" w:date="2026-09-24T08:31:00Z" w16du:dateUtc="2026-09-24T02:46:00Z"/>
          <w:rFonts w:ascii="Times New Roman" w:hAnsi="Times New Roman" w:cs="Times New Roman"/>
        </w:rPr>
      </w:pPr>
    </w:p>
    <w:p w14:paraId="5D159C59" w14:textId="77777777" w:rsidR="00EF60F2" w:rsidRPr="007959DF" w:rsidRDefault="00EF60F2" w:rsidP="007959DF">
      <w:pPr>
        <w:jc w:val="both"/>
        <w:rPr>
          <w:ins w:id="1094" w:author="Arun Rai" w:date="2026-09-24T08:31:00Z" w16du:dateUtc="2026-09-24T02:46:00Z"/>
          <w:rFonts w:ascii="Times New Roman" w:hAnsi="Times New Roman" w:cs="Times New Roman"/>
        </w:rPr>
      </w:pPr>
    </w:p>
    <w:p w14:paraId="459DCCDD" w14:textId="77777777" w:rsidR="00EF60F2" w:rsidRPr="007959DF" w:rsidRDefault="00EF60F2" w:rsidP="007959DF">
      <w:pPr>
        <w:jc w:val="both"/>
        <w:rPr>
          <w:ins w:id="1095" w:author="Arun Rai" w:date="2026-09-24T08:31:00Z" w16du:dateUtc="2026-09-24T02:46:00Z"/>
          <w:rFonts w:ascii="Times New Roman" w:hAnsi="Times New Roman" w:cs="Times New Roman"/>
        </w:rPr>
      </w:pPr>
    </w:p>
    <w:p w14:paraId="28443640" w14:textId="77777777" w:rsidR="00EF60F2" w:rsidRPr="007959DF" w:rsidRDefault="00EF60F2" w:rsidP="007959DF">
      <w:pPr>
        <w:jc w:val="both"/>
        <w:rPr>
          <w:ins w:id="1096" w:author="Arun Rai" w:date="2026-09-24T08:31:00Z" w16du:dateUtc="2026-09-24T02:46:00Z"/>
          <w:rFonts w:ascii="Times New Roman" w:hAnsi="Times New Roman" w:cs="Times New Roman"/>
        </w:rPr>
      </w:pPr>
    </w:p>
    <w:p w14:paraId="06E8DF61" w14:textId="77777777" w:rsidR="00EF60F2" w:rsidRPr="007959DF" w:rsidRDefault="00EF60F2" w:rsidP="007959DF">
      <w:pPr>
        <w:jc w:val="both"/>
        <w:rPr>
          <w:ins w:id="1097" w:author="Arun Rai" w:date="2026-09-24T08:31:00Z" w16du:dateUtc="2026-09-24T02:46:00Z"/>
          <w:rFonts w:ascii="Times New Roman" w:hAnsi="Times New Roman" w:cs="Times New Roman"/>
        </w:rPr>
      </w:pPr>
    </w:p>
    <w:p w14:paraId="3C54BFC9" w14:textId="77777777" w:rsidR="00EF60F2" w:rsidRPr="007959DF" w:rsidRDefault="00EF60F2" w:rsidP="007959DF">
      <w:pPr>
        <w:jc w:val="both"/>
        <w:rPr>
          <w:ins w:id="1098" w:author="Arun Rai" w:date="2026-09-24T08:31:00Z" w16du:dateUtc="2026-09-24T02:46:00Z"/>
          <w:rFonts w:ascii="Times New Roman" w:hAnsi="Times New Roman" w:cs="Times New Roman"/>
        </w:rPr>
      </w:pPr>
    </w:p>
    <w:p w14:paraId="4CB9467D" w14:textId="77777777" w:rsidR="00EF60F2" w:rsidRPr="007959DF" w:rsidRDefault="00EF60F2" w:rsidP="007959DF">
      <w:pPr>
        <w:jc w:val="both"/>
        <w:rPr>
          <w:ins w:id="1099" w:author="Arun Rai" w:date="2026-09-24T08:31:00Z" w16du:dateUtc="2026-09-24T02:46:00Z"/>
          <w:rFonts w:ascii="Times New Roman" w:hAnsi="Times New Roman" w:cs="Times New Roman"/>
        </w:rPr>
      </w:pPr>
    </w:p>
    <w:p w14:paraId="6588C348" w14:textId="77777777" w:rsidR="00EF60F2" w:rsidRPr="007959DF" w:rsidRDefault="00EF60F2" w:rsidP="007959DF">
      <w:pPr>
        <w:jc w:val="both"/>
        <w:rPr>
          <w:ins w:id="1100" w:author="Arun Rai" w:date="2026-09-24T08:31:00Z" w16du:dateUtc="2026-09-24T02:46:00Z"/>
          <w:rFonts w:ascii="Times New Roman" w:hAnsi="Times New Roman" w:cs="Times New Roman"/>
        </w:rPr>
      </w:pPr>
    </w:p>
    <w:p w14:paraId="26D12694" w14:textId="77777777" w:rsidR="00EF60F2" w:rsidRPr="007959DF" w:rsidRDefault="00EF60F2" w:rsidP="007959DF">
      <w:pPr>
        <w:jc w:val="both"/>
        <w:rPr>
          <w:ins w:id="1101" w:author="Arun Rai" w:date="2026-09-24T08:31:00Z" w16du:dateUtc="2026-09-24T02:46:00Z"/>
          <w:rFonts w:ascii="Times New Roman" w:hAnsi="Times New Roman" w:cs="Times New Roman"/>
        </w:rPr>
      </w:pPr>
    </w:p>
    <w:p w14:paraId="67492BAF" w14:textId="77777777" w:rsidR="00EF60F2" w:rsidRPr="007959DF" w:rsidRDefault="00EF60F2" w:rsidP="007959DF">
      <w:pPr>
        <w:jc w:val="both"/>
        <w:rPr>
          <w:ins w:id="1102" w:author="Arun Rai" w:date="2026-09-24T08:31:00Z" w16du:dateUtc="2026-09-24T02:46:00Z"/>
          <w:rFonts w:ascii="Times New Roman" w:hAnsi="Times New Roman" w:cs="Times New Roman"/>
        </w:rPr>
      </w:pPr>
    </w:p>
    <w:p w14:paraId="7C93A1A7" w14:textId="77777777" w:rsidR="00EF60F2" w:rsidRPr="007959DF" w:rsidRDefault="00EF60F2" w:rsidP="007959DF">
      <w:pPr>
        <w:jc w:val="both"/>
        <w:rPr>
          <w:ins w:id="1103" w:author="Arun Rai" w:date="2026-09-24T08:31:00Z" w16du:dateUtc="2026-09-24T02:46:00Z"/>
          <w:rFonts w:ascii="Times New Roman" w:hAnsi="Times New Roman" w:cs="Times New Roman"/>
        </w:rPr>
      </w:pPr>
    </w:p>
    <w:p w14:paraId="080AE663" w14:textId="77777777" w:rsidR="00EF60F2" w:rsidRPr="007959DF" w:rsidRDefault="00EF60F2" w:rsidP="007959DF">
      <w:pPr>
        <w:jc w:val="both"/>
        <w:rPr>
          <w:ins w:id="1104" w:author="Arun Rai" w:date="2026-09-24T08:31:00Z" w16du:dateUtc="2026-09-24T02:46:00Z"/>
          <w:rFonts w:ascii="Times New Roman" w:hAnsi="Times New Roman" w:cs="Times New Roman"/>
        </w:rPr>
      </w:pPr>
    </w:p>
    <w:p w14:paraId="7EBD53A5" w14:textId="77777777" w:rsidR="00EF60F2" w:rsidRPr="007959DF" w:rsidRDefault="00EF60F2" w:rsidP="007959DF">
      <w:pPr>
        <w:jc w:val="both"/>
        <w:rPr>
          <w:ins w:id="1105" w:author="Arun Rai" w:date="2026-09-24T08:31:00Z" w16du:dateUtc="2026-09-24T02:46:00Z"/>
          <w:rFonts w:ascii="Times New Roman" w:hAnsi="Times New Roman" w:cs="Times New Roman"/>
        </w:rPr>
      </w:pPr>
    </w:p>
    <w:p w14:paraId="4684034C" w14:textId="77777777" w:rsidR="00EF60F2" w:rsidRPr="007959DF" w:rsidRDefault="00EF60F2" w:rsidP="007959DF">
      <w:pPr>
        <w:jc w:val="both"/>
        <w:rPr>
          <w:ins w:id="1106" w:author="Arun Rai" w:date="2026-09-24T08:31:00Z" w16du:dateUtc="2026-09-24T02:46:00Z"/>
          <w:rFonts w:ascii="Times New Roman" w:hAnsi="Times New Roman" w:cs="Times New Roman"/>
        </w:rPr>
      </w:pPr>
    </w:p>
    <w:p w14:paraId="1AA14AEE" w14:textId="77777777" w:rsidR="00EF60F2" w:rsidRPr="007959DF" w:rsidRDefault="00EF60F2" w:rsidP="007959DF">
      <w:pPr>
        <w:jc w:val="both"/>
        <w:rPr>
          <w:ins w:id="1107" w:author="Arun Rai" w:date="2026-09-24T08:31:00Z" w16du:dateUtc="2026-09-24T02:46:00Z"/>
          <w:rFonts w:ascii="Times New Roman" w:hAnsi="Times New Roman" w:cs="Times New Roman"/>
        </w:rPr>
      </w:pPr>
    </w:p>
    <w:p w14:paraId="5CB301E6" w14:textId="77777777" w:rsidR="00EF60F2" w:rsidRPr="007959DF" w:rsidRDefault="00EF60F2" w:rsidP="007959DF">
      <w:pPr>
        <w:jc w:val="both"/>
        <w:rPr>
          <w:ins w:id="1108" w:author="Arun Rai" w:date="2026-09-24T08:31:00Z" w16du:dateUtc="2026-09-24T02:46:00Z"/>
          <w:rFonts w:ascii="Times New Roman" w:hAnsi="Times New Roman" w:cs="Times New Roman"/>
        </w:rPr>
      </w:pPr>
    </w:p>
    <w:p w14:paraId="34BA1AE7" w14:textId="77777777" w:rsidR="00EF60F2" w:rsidRPr="00022DEA" w:rsidRDefault="00EF60F2" w:rsidP="00022DEA">
      <w:pPr>
        <w:jc w:val="both"/>
        <w:rPr>
          <w:rFonts w:ascii="Times New Roman" w:hAnsi="Times New Roman" w:cs="Times New Roman"/>
        </w:rPr>
      </w:pPr>
    </w:p>
    <w:sectPr w:rsidR="00EF60F2" w:rsidRPr="00022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3B33"/>
    <w:multiLevelType w:val="multilevel"/>
    <w:tmpl w:val="0BFCFC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33" w:hanging="47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8436BC1"/>
    <w:multiLevelType w:val="multilevel"/>
    <w:tmpl w:val="0BFCFC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33" w:hanging="47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EFD5395"/>
    <w:multiLevelType w:val="hybridMultilevel"/>
    <w:tmpl w:val="EB62B1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7379ED"/>
    <w:multiLevelType w:val="multilevel"/>
    <w:tmpl w:val="8F44A68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6BAD29DD"/>
    <w:multiLevelType w:val="multilevel"/>
    <w:tmpl w:val="993AE8FE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43067257">
    <w:abstractNumId w:val="2"/>
  </w:num>
  <w:num w:numId="2" w16cid:durableId="1385176588">
    <w:abstractNumId w:val="0"/>
  </w:num>
  <w:num w:numId="3" w16cid:durableId="623511281">
    <w:abstractNumId w:val="1"/>
  </w:num>
  <w:num w:numId="4" w16cid:durableId="204173847">
    <w:abstractNumId w:val="4"/>
  </w:num>
  <w:num w:numId="5" w16cid:durableId="97209980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un Rai">
    <w15:presenceInfo w15:providerId="AD" w15:userId="S::Arun.Rai@study.beds.ac.uk::fed11ad1-59d5-4567-b6bb-4feccae15d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B4"/>
    <w:rsid w:val="00003064"/>
    <w:rsid w:val="0000368F"/>
    <w:rsid w:val="00013601"/>
    <w:rsid w:val="00022DEA"/>
    <w:rsid w:val="000601F4"/>
    <w:rsid w:val="000C22B6"/>
    <w:rsid w:val="0011601F"/>
    <w:rsid w:val="00117625"/>
    <w:rsid w:val="00142CE6"/>
    <w:rsid w:val="00163931"/>
    <w:rsid w:val="001643CD"/>
    <w:rsid w:val="00177150"/>
    <w:rsid w:val="001772A9"/>
    <w:rsid w:val="001841C5"/>
    <w:rsid w:val="001A0E28"/>
    <w:rsid w:val="001A48DD"/>
    <w:rsid w:val="001C3B35"/>
    <w:rsid w:val="001E46E5"/>
    <w:rsid w:val="002052BC"/>
    <w:rsid w:val="00217692"/>
    <w:rsid w:val="00227F2A"/>
    <w:rsid w:val="00233C5A"/>
    <w:rsid w:val="002368BE"/>
    <w:rsid w:val="00237197"/>
    <w:rsid w:val="00241B38"/>
    <w:rsid w:val="00247714"/>
    <w:rsid w:val="00254DBF"/>
    <w:rsid w:val="0029067B"/>
    <w:rsid w:val="002954AC"/>
    <w:rsid w:val="002D287A"/>
    <w:rsid w:val="002D3159"/>
    <w:rsid w:val="002E2DFD"/>
    <w:rsid w:val="002E55B4"/>
    <w:rsid w:val="002E6CB7"/>
    <w:rsid w:val="00336B27"/>
    <w:rsid w:val="00346AEB"/>
    <w:rsid w:val="00355BFB"/>
    <w:rsid w:val="003924FC"/>
    <w:rsid w:val="003A3974"/>
    <w:rsid w:val="003C2AFA"/>
    <w:rsid w:val="003D3112"/>
    <w:rsid w:val="003E1A5C"/>
    <w:rsid w:val="00404DFC"/>
    <w:rsid w:val="0042535F"/>
    <w:rsid w:val="00425494"/>
    <w:rsid w:val="004428EA"/>
    <w:rsid w:val="00463124"/>
    <w:rsid w:val="00471507"/>
    <w:rsid w:val="00502ABD"/>
    <w:rsid w:val="00550408"/>
    <w:rsid w:val="005628AE"/>
    <w:rsid w:val="005C5083"/>
    <w:rsid w:val="005E1EE7"/>
    <w:rsid w:val="005F7089"/>
    <w:rsid w:val="0066674A"/>
    <w:rsid w:val="0067351B"/>
    <w:rsid w:val="006B090C"/>
    <w:rsid w:val="006B6E86"/>
    <w:rsid w:val="006C07DC"/>
    <w:rsid w:val="006C3A76"/>
    <w:rsid w:val="00703151"/>
    <w:rsid w:val="00703D5E"/>
    <w:rsid w:val="007115B8"/>
    <w:rsid w:val="00712428"/>
    <w:rsid w:val="007149C8"/>
    <w:rsid w:val="00720436"/>
    <w:rsid w:val="00730783"/>
    <w:rsid w:val="007959DF"/>
    <w:rsid w:val="007D1E89"/>
    <w:rsid w:val="007E0EA4"/>
    <w:rsid w:val="007E6553"/>
    <w:rsid w:val="007F766E"/>
    <w:rsid w:val="00812BE7"/>
    <w:rsid w:val="00821387"/>
    <w:rsid w:val="008546EA"/>
    <w:rsid w:val="00854A4F"/>
    <w:rsid w:val="0086041E"/>
    <w:rsid w:val="008A382C"/>
    <w:rsid w:val="008C279D"/>
    <w:rsid w:val="008C6A09"/>
    <w:rsid w:val="009316AC"/>
    <w:rsid w:val="00967983"/>
    <w:rsid w:val="009769E2"/>
    <w:rsid w:val="009775AC"/>
    <w:rsid w:val="009D5C79"/>
    <w:rsid w:val="00A14F8E"/>
    <w:rsid w:val="00A16A94"/>
    <w:rsid w:val="00A36183"/>
    <w:rsid w:val="00A44189"/>
    <w:rsid w:val="00A51D18"/>
    <w:rsid w:val="00A56954"/>
    <w:rsid w:val="00AE2B05"/>
    <w:rsid w:val="00B53560"/>
    <w:rsid w:val="00B81EB0"/>
    <w:rsid w:val="00B82965"/>
    <w:rsid w:val="00BB797C"/>
    <w:rsid w:val="00BF4BF2"/>
    <w:rsid w:val="00C13CB2"/>
    <w:rsid w:val="00C216CD"/>
    <w:rsid w:val="00C24267"/>
    <w:rsid w:val="00C57B54"/>
    <w:rsid w:val="00C70A36"/>
    <w:rsid w:val="00CE34CD"/>
    <w:rsid w:val="00D0751D"/>
    <w:rsid w:val="00D20BFE"/>
    <w:rsid w:val="00D2597C"/>
    <w:rsid w:val="00D26D73"/>
    <w:rsid w:val="00D475CF"/>
    <w:rsid w:val="00D64F69"/>
    <w:rsid w:val="00DE63F7"/>
    <w:rsid w:val="00DF2584"/>
    <w:rsid w:val="00DF6265"/>
    <w:rsid w:val="00E004D3"/>
    <w:rsid w:val="00E32256"/>
    <w:rsid w:val="00E33D5B"/>
    <w:rsid w:val="00E33F3A"/>
    <w:rsid w:val="00E35A31"/>
    <w:rsid w:val="00E61CD6"/>
    <w:rsid w:val="00E81C88"/>
    <w:rsid w:val="00EB7BCD"/>
    <w:rsid w:val="00EF60F2"/>
    <w:rsid w:val="00F35DAE"/>
    <w:rsid w:val="00F46595"/>
    <w:rsid w:val="00F471F4"/>
    <w:rsid w:val="00F60C97"/>
    <w:rsid w:val="00F63407"/>
    <w:rsid w:val="00F66B8C"/>
    <w:rsid w:val="00FA75AC"/>
    <w:rsid w:val="00FD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11C4"/>
  <w15:chartTrackingRefBased/>
  <w15:docId w15:val="{54E95BED-3870-43DC-91F7-C548383C7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B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F60F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1A48D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6312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631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BCB5C72-5C8B-419C-B595-97E7E45CB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2157</TotalTime>
  <Pages>17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Rai</dc:creator>
  <cp:keywords/>
  <dc:description/>
  <cp:lastModifiedBy>Arun Rai</cp:lastModifiedBy>
  <cp:revision>420</cp:revision>
  <cp:lastPrinted>2026-10-12T01:52:00Z</cp:lastPrinted>
  <dcterms:created xsi:type="dcterms:W3CDTF">2026-09-24T02:45:00Z</dcterms:created>
  <dcterms:modified xsi:type="dcterms:W3CDTF">2026-10-12T02:13:00Z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b8451e08-473a-4168-9e28-1e8afe8a8fe4</vt:lpwstr>
  </property>
</Properties>
</file>