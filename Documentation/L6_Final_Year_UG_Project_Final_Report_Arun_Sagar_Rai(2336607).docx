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05FE2" w14:textId="77777777" w:rsidR="00E10ED5" w:rsidRPr="007A3734" w:rsidRDefault="00E10ED5" w:rsidP="001B3AAA">
      <w:pPr>
        <w:jc w:val="both"/>
        <w:rPr>
          <w:ins w:id="0" w:author="Arun Rai" w:date="2026-09-16T14:39:00Z" w16du:dateUtc="2026-09-16T08:54:00Z"/>
          <w:rFonts w:ascii="Times New Roman" w:hAnsi="Times New Roman" w:cs="Times New Roman"/>
          <w:color w:val="FFFFFF" w:themeColor="background1"/>
          <w:rPrChange w:id="1" w:author="Arun Rai" w:date="2026-09-23T23:05:00Z" w16du:dateUtc="2026-09-23T17:20:00Z">
            <w:rPr>
              <w:ins w:id="2" w:author="Arun Rai" w:date="2026-09-16T14:39:00Z" w16du:dateUtc="2026-09-16T08:54:00Z"/>
              <w:rFonts w:ascii="Times New Roman" w:hAnsi="Times New Roman" w:cs="Times New Roman"/>
            </w:rPr>
          </w:rPrChange>
        </w:rPr>
      </w:pPr>
    </w:p>
    <w:p w14:paraId="5D18A0F2" w14:textId="77777777" w:rsidR="009C6A9A" w:rsidRPr="007A3734" w:rsidRDefault="009C6A9A" w:rsidP="001B3AAA">
      <w:pPr>
        <w:jc w:val="both"/>
        <w:rPr>
          <w:ins w:id="3" w:author="Arun Rai" w:date="2026-09-16T14:39:00Z" w16du:dateUtc="2026-09-16T08:54:00Z"/>
          <w:rFonts w:ascii="Times New Roman" w:hAnsi="Times New Roman" w:cs="Times New Roman"/>
          <w:color w:val="FFFFFF" w:themeColor="background1"/>
          <w:rPrChange w:id="4" w:author="Arun Rai" w:date="2026-09-23T23:05:00Z" w16du:dateUtc="2026-09-23T17:20:00Z">
            <w:rPr>
              <w:ins w:id="5" w:author="Arun Rai" w:date="2026-09-16T14:39:00Z" w16du:dateUtc="2026-09-16T08:54:00Z"/>
              <w:rFonts w:ascii="Times New Roman" w:hAnsi="Times New Roman" w:cs="Times New Roman"/>
            </w:rPr>
          </w:rPrChange>
        </w:rPr>
      </w:pPr>
    </w:p>
    <w:p w14:paraId="3DF0DC79" w14:textId="77777777" w:rsidR="009C6A9A" w:rsidRPr="007A3734" w:rsidRDefault="009C6A9A" w:rsidP="001B3AAA">
      <w:pPr>
        <w:jc w:val="both"/>
        <w:rPr>
          <w:ins w:id="6" w:author="Arun Rai" w:date="2026-09-16T14:39:00Z" w16du:dateUtc="2026-09-16T08:54:00Z"/>
          <w:rFonts w:ascii="Times New Roman" w:hAnsi="Times New Roman" w:cs="Times New Roman"/>
          <w:color w:val="FFFFFF" w:themeColor="background1"/>
          <w:rPrChange w:id="7" w:author="Arun Rai" w:date="2026-09-23T23:05:00Z" w16du:dateUtc="2026-09-23T17:20:00Z">
            <w:rPr>
              <w:ins w:id="8" w:author="Arun Rai" w:date="2026-09-16T14:39:00Z" w16du:dateUtc="2026-09-16T08:54:00Z"/>
              <w:rFonts w:ascii="Times New Roman" w:hAnsi="Times New Roman" w:cs="Times New Roman"/>
            </w:rPr>
          </w:rPrChange>
        </w:rPr>
      </w:pPr>
    </w:p>
    <w:p w14:paraId="24576FE4" w14:textId="77777777" w:rsidR="009C6A9A" w:rsidRPr="007A3734" w:rsidRDefault="009C6A9A" w:rsidP="001B3AAA">
      <w:pPr>
        <w:jc w:val="both"/>
        <w:rPr>
          <w:ins w:id="9" w:author="Arun Rai" w:date="2026-09-16T14:39:00Z" w16du:dateUtc="2026-09-16T08:54:00Z"/>
          <w:rFonts w:ascii="Times New Roman" w:hAnsi="Times New Roman" w:cs="Times New Roman"/>
          <w:color w:val="FFFFFF" w:themeColor="background1"/>
          <w:rPrChange w:id="10" w:author="Arun Rai" w:date="2026-09-23T23:05:00Z" w16du:dateUtc="2026-09-23T17:20:00Z">
            <w:rPr>
              <w:ins w:id="11" w:author="Arun Rai" w:date="2026-09-16T14:39:00Z" w16du:dateUtc="2026-09-16T08:54:00Z"/>
              <w:rFonts w:ascii="Times New Roman" w:hAnsi="Times New Roman" w:cs="Times New Roman"/>
            </w:rPr>
          </w:rPrChange>
        </w:rPr>
      </w:pPr>
    </w:p>
    <w:p w14:paraId="597AEEAD" w14:textId="77777777" w:rsidR="009C6A9A" w:rsidRPr="007A3734" w:rsidRDefault="009C6A9A" w:rsidP="001B3AAA">
      <w:pPr>
        <w:jc w:val="both"/>
        <w:rPr>
          <w:ins w:id="12" w:author="Arun Rai" w:date="2026-09-16T14:39:00Z" w16du:dateUtc="2026-09-16T08:54:00Z"/>
          <w:rFonts w:ascii="Times New Roman" w:hAnsi="Times New Roman" w:cs="Times New Roman"/>
          <w:color w:val="FFFFFF" w:themeColor="background1"/>
          <w:rPrChange w:id="13" w:author="Arun Rai" w:date="2026-09-23T23:05:00Z" w16du:dateUtc="2026-09-23T17:20:00Z">
            <w:rPr>
              <w:ins w:id="14" w:author="Arun Rai" w:date="2026-09-16T14:39:00Z" w16du:dateUtc="2026-09-16T08:54:00Z"/>
              <w:rFonts w:ascii="Times New Roman" w:hAnsi="Times New Roman" w:cs="Times New Roman"/>
            </w:rPr>
          </w:rPrChange>
        </w:rPr>
      </w:pPr>
    </w:p>
    <w:p w14:paraId="4F9F74D1" w14:textId="77777777" w:rsidR="009C6A9A" w:rsidRPr="007A3734" w:rsidRDefault="009C6A9A" w:rsidP="001B3AAA">
      <w:pPr>
        <w:jc w:val="both"/>
        <w:rPr>
          <w:ins w:id="15" w:author="Arun Rai" w:date="2026-09-16T14:39:00Z" w16du:dateUtc="2026-09-16T08:54:00Z"/>
          <w:rFonts w:ascii="Times New Roman" w:hAnsi="Times New Roman" w:cs="Times New Roman"/>
          <w:color w:val="FFFFFF" w:themeColor="background1"/>
          <w:rPrChange w:id="16" w:author="Arun Rai" w:date="2026-09-23T23:05:00Z" w16du:dateUtc="2026-09-23T17:20:00Z">
            <w:rPr>
              <w:ins w:id="17" w:author="Arun Rai" w:date="2026-09-16T14:39:00Z" w16du:dateUtc="2026-09-16T08:54:00Z"/>
              <w:rFonts w:ascii="Times New Roman" w:hAnsi="Times New Roman" w:cs="Times New Roman"/>
            </w:rPr>
          </w:rPrChange>
        </w:rPr>
      </w:pPr>
    </w:p>
    <w:p w14:paraId="4F9C38D3" w14:textId="77777777" w:rsidR="009C6A9A" w:rsidRPr="007A3734" w:rsidRDefault="009C6A9A" w:rsidP="001B3AAA">
      <w:pPr>
        <w:jc w:val="both"/>
        <w:rPr>
          <w:ins w:id="18" w:author="Arun Rai" w:date="2026-09-16T14:39:00Z" w16du:dateUtc="2026-09-16T08:54:00Z"/>
          <w:rFonts w:ascii="Times New Roman" w:hAnsi="Times New Roman" w:cs="Times New Roman"/>
          <w:color w:val="FFFFFF" w:themeColor="background1"/>
          <w:rPrChange w:id="19" w:author="Arun Rai" w:date="2026-09-23T23:05:00Z" w16du:dateUtc="2026-09-23T17:20:00Z">
            <w:rPr>
              <w:ins w:id="20" w:author="Arun Rai" w:date="2026-09-16T14:39:00Z" w16du:dateUtc="2026-09-16T08:54:00Z"/>
              <w:rFonts w:ascii="Times New Roman" w:hAnsi="Times New Roman" w:cs="Times New Roman"/>
            </w:rPr>
          </w:rPrChange>
        </w:rPr>
      </w:pPr>
    </w:p>
    <w:p w14:paraId="35562995" w14:textId="77777777" w:rsidR="009C6A9A" w:rsidRPr="007A3734" w:rsidRDefault="009C6A9A" w:rsidP="001B3AAA">
      <w:pPr>
        <w:jc w:val="both"/>
        <w:rPr>
          <w:ins w:id="21" w:author="Arun Rai" w:date="2026-09-16T14:39:00Z" w16du:dateUtc="2026-09-16T08:54:00Z"/>
          <w:rFonts w:ascii="Times New Roman" w:hAnsi="Times New Roman" w:cs="Times New Roman"/>
          <w:color w:val="FFFFFF" w:themeColor="background1"/>
          <w:rPrChange w:id="22" w:author="Arun Rai" w:date="2026-09-23T23:05:00Z" w16du:dateUtc="2026-09-23T17:20:00Z">
            <w:rPr>
              <w:ins w:id="23" w:author="Arun Rai" w:date="2026-09-16T14:39:00Z" w16du:dateUtc="2026-09-16T08:54:00Z"/>
              <w:rFonts w:ascii="Times New Roman" w:hAnsi="Times New Roman" w:cs="Times New Roman"/>
            </w:rPr>
          </w:rPrChange>
        </w:rPr>
      </w:pPr>
    </w:p>
    <w:p w14:paraId="40B8669D" w14:textId="77777777" w:rsidR="009C6A9A" w:rsidRPr="007A3734" w:rsidRDefault="009C6A9A" w:rsidP="001B3AAA">
      <w:pPr>
        <w:jc w:val="both"/>
        <w:rPr>
          <w:ins w:id="24" w:author="Arun Rai" w:date="2026-09-16T14:39:00Z" w16du:dateUtc="2026-09-16T08:54:00Z"/>
          <w:rFonts w:ascii="Times New Roman" w:hAnsi="Times New Roman" w:cs="Times New Roman"/>
          <w:color w:val="FFFFFF" w:themeColor="background1"/>
          <w:rPrChange w:id="25" w:author="Arun Rai" w:date="2026-09-23T23:05:00Z" w16du:dateUtc="2026-09-23T17:20:00Z">
            <w:rPr>
              <w:ins w:id="26" w:author="Arun Rai" w:date="2026-09-16T14:39:00Z" w16du:dateUtc="2026-09-16T08:54:00Z"/>
              <w:rFonts w:ascii="Times New Roman" w:hAnsi="Times New Roman" w:cs="Times New Roman"/>
            </w:rPr>
          </w:rPrChange>
        </w:rPr>
      </w:pPr>
    </w:p>
    <w:p w14:paraId="6D4DC6F0" w14:textId="77777777" w:rsidR="009C6A9A" w:rsidRPr="007A3734" w:rsidRDefault="009C6A9A" w:rsidP="001B3AAA">
      <w:pPr>
        <w:jc w:val="both"/>
        <w:rPr>
          <w:ins w:id="27" w:author="Arun Rai" w:date="2026-09-16T14:39:00Z" w16du:dateUtc="2026-09-16T08:54:00Z"/>
          <w:rFonts w:ascii="Times New Roman" w:hAnsi="Times New Roman" w:cs="Times New Roman"/>
          <w:color w:val="FFFFFF" w:themeColor="background1"/>
          <w:rPrChange w:id="28" w:author="Arun Rai" w:date="2026-09-23T23:05:00Z" w16du:dateUtc="2026-09-23T17:20:00Z">
            <w:rPr>
              <w:ins w:id="29" w:author="Arun Rai" w:date="2026-09-16T14:39:00Z" w16du:dateUtc="2026-09-16T08:54:00Z"/>
              <w:rFonts w:ascii="Times New Roman" w:hAnsi="Times New Roman" w:cs="Times New Roman"/>
            </w:rPr>
          </w:rPrChange>
        </w:rPr>
      </w:pPr>
    </w:p>
    <w:p w14:paraId="3789022E" w14:textId="77777777" w:rsidR="009C6A9A" w:rsidRPr="007A3734" w:rsidRDefault="009C6A9A" w:rsidP="001B3AAA">
      <w:pPr>
        <w:jc w:val="both"/>
        <w:rPr>
          <w:ins w:id="30" w:author="Arun Rai" w:date="2026-09-16T14:39:00Z" w16du:dateUtc="2026-09-16T08:54:00Z"/>
          <w:rFonts w:ascii="Times New Roman" w:hAnsi="Times New Roman" w:cs="Times New Roman"/>
          <w:color w:val="FFFFFF" w:themeColor="background1"/>
          <w:rPrChange w:id="31" w:author="Arun Rai" w:date="2026-09-23T23:05:00Z" w16du:dateUtc="2026-09-23T17:20:00Z">
            <w:rPr>
              <w:ins w:id="32" w:author="Arun Rai" w:date="2026-09-16T14:39:00Z" w16du:dateUtc="2026-09-16T08:54:00Z"/>
              <w:rFonts w:ascii="Times New Roman" w:hAnsi="Times New Roman" w:cs="Times New Roman"/>
            </w:rPr>
          </w:rPrChange>
        </w:rPr>
      </w:pPr>
    </w:p>
    <w:p w14:paraId="1D1BBB94" w14:textId="77777777" w:rsidR="009C6A9A" w:rsidRPr="007A3734" w:rsidRDefault="009C6A9A" w:rsidP="001B3AAA">
      <w:pPr>
        <w:jc w:val="both"/>
        <w:rPr>
          <w:ins w:id="33" w:author="Arun Rai" w:date="2026-09-16T14:39:00Z" w16du:dateUtc="2026-09-16T08:54:00Z"/>
          <w:rFonts w:ascii="Times New Roman" w:hAnsi="Times New Roman" w:cs="Times New Roman"/>
          <w:color w:val="FFFFFF" w:themeColor="background1"/>
          <w:rPrChange w:id="34" w:author="Arun Rai" w:date="2026-09-23T23:05:00Z" w16du:dateUtc="2026-09-23T17:20:00Z">
            <w:rPr>
              <w:ins w:id="35" w:author="Arun Rai" w:date="2026-09-16T14:39:00Z" w16du:dateUtc="2026-09-16T08:54:00Z"/>
              <w:rFonts w:ascii="Times New Roman" w:hAnsi="Times New Roman" w:cs="Times New Roman"/>
            </w:rPr>
          </w:rPrChange>
        </w:rPr>
      </w:pPr>
    </w:p>
    <w:p w14:paraId="01D95434" w14:textId="77777777" w:rsidR="009C6A9A" w:rsidRPr="007A3734" w:rsidRDefault="009C6A9A" w:rsidP="001B3AAA">
      <w:pPr>
        <w:jc w:val="both"/>
        <w:rPr>
          <w:ins w:id="36" w:author="Arun Rai" w:date="2026-09-16T14:39:00Z" w16du:dateUtc="2026-09-16T08:54:00Z"/>
          <w:rFonts w:ascii="Times New Roman" w:hAnsi="Times New Roman" w:cs="Times New Roman"/>
          <w:color w:val="FFFFFF" w:themeColor="background1"/>
          <w:rPrChange w:id="37" w:author="Arun Rai" w:date="2026-09-23T23:05:00Z" w16du:dateUtc="2026-09-23T17:20:00Z">
            <w:rPr>
              <w:ins w:id="38" w:author="Arun Rai" w:date="2026-09-16T14:39:00Z" w16du:dateUtc="2026-09-16T08:54:00Z"/>
              <w:rFonts w:ascii="Times New Roman" w:hAnsi="Times New Roman" w:cs="Times New Roman"/>
            </w:rPr>
          </w:rPrChange>
        </w:rPr>
      </w:pPr>
    </w:p>
    <w:p w14:paraId="0BE2649D" w14:textId="77777777" w:rsidR="009C6A9A" w:rsidRPr="007A3734" w:rsidRDefault="009C6A9A" w:rsidP="001B3AAA">
      <w:pPr>
        <w:jc w:val="both"/>
        <w:rPr>
          <w:ins w:id="39" w:author="Arun Rai" w:date="2026-09-16T14:39:00Z" w16du:dateUtc="2026-09-16T08:54:00Z"/>
          <w:rFonts w:ascii="Times New Roman" w:hAnsi="Times New Roman" w:cs="Times New Roman"/>
          <w:color w:val="FFFFFF" w:themeColor="background1"/>
          <w:rPrChange w:id="40" w:author="Arun Rai" w:date="2026-09-23T23:05:00Z" w16du:dateUtc="2026-09-23T17:20:00Z">
            <w:rPr>
              <w:ins w:id="41" w:author="Arun Rai" w:date="2026-09-16T14:39:00Z" w16du:dateUtc="2026-09-16T08:54:00Z"/>
              <w:rFonts w:ascii="Times New Roman" w:hAnsi="Times New Roman" w:cs="Times New Roman"/>
            </w:rPr>
          </w:rPrChange>
        </w:rPr>
      </w:pPr>
    </w:p>
    <w:p w14:paraId="6F428D34" w14:textId="77777777" w:rsidR="009C6A9A" w:rsidRPr="007A3734" w:rsidRDefault="009C6A9A" w:rsidP="001B3AAA">
      <w:pPr>
        <w:jc w:val="both"/>
        <w:rPr>
          <w:ins w:id="42" w:author="Arun Rai" w:date="2026-09-16T14:39:00Z" w16du:dateUtc="2026-09-16T08:54:00Z"/>
          <w:rFonts w:ascii="Times New Roman" w:hAnsi="Times New Roman" w:cs="Times New Roman"/>
          <w:color w:val="FFFFFF" w:themeColor="background1"/>
          <w:rPrChange w:id="43" w:author="Arun Rai" w:date="2026-09-23T23:05:00Z" w16du:dateUtc="2026-09-23T17:20:00Z">
            <w:rPr>
              <w:ins w:id="44" w:author="Arun Rai" w:date="2026-09-16T14:39:00Z" w16du:dateUtc="2026-09-16T08:54:00Z"/>
              <w:rFonts w:ascii="Times New Roman" w:hAnsi="Times New Roman" w:cs="Times New Roman"/>
            </w:rPr>
          </w:rPrChange>
        </w:rPr>
      </w:pPr>
    </w:p>
    <w:p w14:paraId="3525848B" w14:textId="77777777" w:rsidR="009C6A9A" w:rsidRPr="007A3734" w:rsidRDefault="009C6A9A" w:rsidP="001B3AAA">
      <w:pPr>
        <w:jc w:val="both"/>
        <w:rPr>
          <w:ins w:id="45" w:author="Arun Rai" w:date="2026-09-16T14:39:00Z" w16du:dateUtc="2026-09-16T08:54:00Z"/>
          <w:rFonts w:ascii="Times New Roman" w:hAnsi="Times New Roman" w:cs="Times New Roman"/>
          <w:color w:val="FFFFFF" w:themeColor="background1"/>
          <w:rPrChange w:id="46" w:author="Arun Rai" w:date="2026-09-23T23:05:00Z" w16du:dateUtc="2026-09-23T17:20:00Z">
            <w:rPr>
              <w:ins w:id="47" w:author="Arun Rai" w:date="2026-09-16T14:39:00Z" w16du:dateUtc="2026-09-16T08:54:00Z"/>
              <w:rFonts w:ascii="Times New Roman" w:hAnsi="Times New Roman" w:cs="Times New Roman"/>
            </w:rPr>
          </w:rPrChange>
        </w:rPr>
      </w:pPr>
    </w:p>
    <w:p w14:paraId="5C7A8CC9" w14:textId="77777777" w:rsidR="009C6A9A" w:rsidRPr="007A3734" w:rsidRDefault="009C6A9A" w:rsidP="001B3AAA">
      <w:pPr>
        <w:jc w:val="both"/>
        <w:rPr>
          <w:ins w:id="48" w:author="Arun Rai" w:date="2026-09-16T14:39:00Z" w16du:dateUtc="2026-09-16T08:54:00Z"/>
          <w:rFonts w:ascii="Times New Roman" w:hAnsi="Times New Roman" w:cs="Times New Roman"/>
          <w:color w:val="FFFFFF" w:themeColor="background1"/>
          <w:rPrChange w:id="49" w:author="Arun Rai" w:date="2026-09-23T23:05:00Z" w16du:dateUtc="2026-09-23T17:20:00Z">
            <w:rPr>
              <w:ins w:id="50" w:author="Arun Rai" w:date="2026-09-16T14:39:00Z" w16du:dateUtc="2026-09-16T08:54:00Z"/>
              <w:rFonts w:ascii="Times New Roman" w:hAnsi="Times New Roman" w:cs="Times New Roman"/>
            </w:rPr>
          </w:rPrChange>
        </w:rPr>
      </w:pPr>
    </w:p>
    <w:p w14:paraId="68CE184F" w14:textId="77777777" w:rsidR="009C6A9A" w:rsidRPr="007A3734" w:rsidRDefault="009C6A9A" w:rsidP="001B3AAA">
      <w:pPr>
        <w:jc w:val="both"/>
        <w:rPr>
          <w:ins w:id="51" w:author="Arun Rai" w:date="2026-09-16T14:39:00Z" w16du:dateUtc="2026-09-16T08:54:00Z"/>
          <w:rFonts w:ascii="Times New Roman" w:hAnsi="Times New Roman" w:cs="Times New Roman"/>
          <w:color w:val="FFFFFF" w:themeColor="background1"/>
          <w:rPrChange w:id="52" w:author="Arun Rai" w:date="2026-09-23T23:05:00Z" w16du:dateUtc="2026-09-23T17:20:00Z">
            <w:rPr>
              <w:ins w:id="53" w:author="Arun Rai" w:date="2026-09-16T14:39:00Z" w16du:dateUtc="2026-09-16T08:54:00Z"/>
              <w:rFonts w:ascii="Times New Roman" w:hAnsi="Times New Roman" w:cs="Times New Roman"/>
            </w:rPr>
          </w:rPrChange>
        </w:rPr>
      </w:pPr>
    </w:p>
    <w:p w14:paraId="7AF5576F" w14:textId="77777777" w:rsidR="009C6A9A" w:rsidRPr="007A3734" w:rsidRDefault="009C6A9A" w:rsidP="001B3AAA">
      <w:pPr>
        <w:jc w:val="both"/>
        <w:rPr>
          <w:ins w:id="54" w:author="Arun Rai" w:date="2026-09-16T14:39:00Z" w16du:dateUtc="2026-09-16T08:54:00Z"/>
          <w:rFonts w:ascii="Times New Roman" w:hAnsi="Times New Roman" w:cs="Times New Roman"/>
          <w:color w:val="FFFFFF" w:themeColor="background1"/>
          <w:rPrChange w:id="55" w:author="Arun Rai" w:date="2026-09-23T23:05:00Z" w16du:dateUtc="2026-09-23T17:20:00Z">
            <w:rPr>
              <w:ins w:id="56" w:author="Arun Rai" w:date="2026-09-16T14:39:00Z" w16du:dateUtc="2026-09-16T08:54:00Z"/>
              <w:rFonts w:ascii="Times New Roman" w:hAnsi="Times New Roman" w:cs="Times New Roman"/>
            </w:rPr>
          </w:rPrChange>
        </w:rPr>
      </w:pPr>
    </w:p>
    <w:p w14:paraId="6EB94234" w14:textId="77777777" w:rsidR="009C6A9A" w:rsidRPr="007A3734" w:rsidRDefault="009C6A9A" w:rsidP="001B3AAA">
      <w:pPr>
        <w:jc w:val="both"/>
        <w:rPr>
          <w:ins w:id="57" w:author="Arun Rai" w:date="2026-09-16T14:39:00Z" w16du:dateUtc="2026-09-16T08:54:00Z"/>
          <w:rFonts w:ascii="Times New Roman" w:hAnsi="Times New Roman" w:cs="Times New Roman"/>
          <w:color w:val="FFFFFF" w:themeColor="background1"/>
          <w:rPrChange w:id="58" w:author="Arun Rai" w:date="2026-09-23T23:05:00Z" w16du:dateUtc="2026-09-23T17:20:00Z">
            <w:rPr>
              <w:ins w:id="59" w:author="Arun Rai" w:date="2026-09-16T14:39:00Z" w16du:dateUtc="2026-09-16T08:54:00Z"/>
              <w:rFonts w:ascii="Times New Roman" w:hAnsi="Times New Roman" w:cs="Times New Roman"/>
            </w:rPr>
          </w:rPrChange>
        </w:rPr>
      </w:pPr>
    </w:p>
    <w:p w14:paraId="77F53DCF" w14:textId="77777777" w:rsidR="009C6A9A" w:rsidRPr="007A3734" w:rsidRDefault="009C6A9A" w:rsidP="001B3AAA">
      <w:pPr>
        <w:jc w:val="both"/>
        <w:rPr>
          <w:ins w:id="60" w:author="Arun Rai" w:date="2026-09-16T14:39:00Z" w16du:dateUtc="2026-09-16T08:54:00Z"/>
          <w:rFonts w:ascii="Times New Roman" w:hAnsi="Times New Roman" w:cs="Times New Roman"/>
          <w:color w:val="FFFFFF" w:themeColor="background1"/>
          <w:rPrChange w:id="61" w:author="Arun Rai" w:date="2026-09-23T23:05:00Z" w16du:dateUtc="2026-09-23T17:20:00Z">
            <w:rPr>
              <w:ins w:id="62" w:author="Arun Rai" w:date="2026-09-16T14:39:00Z" w16du:dateUtc="2026-09-16T08:54:00Z"/>
              <w:rFonts w:ascii="Times New Roman" w:hAnsi="Times New Roman" w:cs="Times New Roman"/>
            </w:rPr>
          </w:rPrChange>
        </w:rPr>
      </w:pPr>
    </w:p>
    <w:p w14:paraId="4262A344" w14:textId="77777777" w:rsidR="009C6A9A" w:rsidRPr="007A3734" w:rsidRDefault="009C6A9A" w:rsidP="001B3AAA">
      <w:pPr>
        <w:jc w:val="both"/>
        <w:rPr>
          <w:ins w:id="63" w:author="Arun Rai" w:date="2026-09-16T14:39:00Z" w16du:dateUtc="2026-09-16T08:54:00Z"/>
          <w:rFonts w:ascii="Times New Roman" w:hAnsi="Times New Roman" w:cs="Times New Roman"/>
          <w:color w:val="FFFFFF" w:themeColor="background1"/>
          <w:rPrChange w:id="64" w:author="Arun Rai" w:date="2026-09-23T23:05:00Z" w16du:dateUtc="2026-09-23T17:20:00Z">
            <w:rPr>
              <w:ins w:id="65" w:author="Arun Rai" w:date="2026-09-16T14:39:00Z" w16du:dateUtc="2026-09-16T08:54:00Z"/>
              <w:rFonts w:ascii="Times New Roman" w:hAnsi="Times New Roman" w:cs="Times New Roman"/>
            </w:rPr>
          </w:rPrChange>
        </w:rPr>
      </w:pPr>
    </w:p>
    <w:p w14:paraId="6EBC4C89" w14:textId="77777777" w:rsidR="009C6A9A" w:rsidRPr="007A3734" w:rsidRDefault="009C6A9A" w:rsidP="001B3AAA">
      <w:pPr>
        <w:jc w:val="both"/>
        <w:rPr>
          <w:ins w:id="66" w:author="Arun Rai" w:date="2026-09-16T14:39:00Z" w16du:dateUtc="2026-09-16T08:54:00Z"/>
          <w:rFonts w:ascii="Times New Roman" w:hAnsi="Times New Roman" w:cs="Times New Roman"/>
          <w:color w:val="FFFFFF" w:themeColor="background1"/>
          <w:rPrChange w:id="67" w:author="Arun Rai" w:date="2026-09-23T23:05:00Z" w16du:dateUtc="2026-09-23T17:20:00Z">
            <w:rPr>
              <w:ins w:id="68" w:author="Arun Rai" w:date="2026-09-16T14:39:00Z" w16du:dateUtc="2026-09-16T08:54:00Z"/>
              <w:rFonts w:ascii="Times New Roman" w:hAnsi="Times New Roman" w:cs="Times New Roman"/>
            </w:rPr>
          </w:rPrChange>
        </w:rPr>
      </w:pPr>
    </w:p>
    <w:p w14:paraId="15B4EECD" w14:textId="77777777" w:rsidR="009C6A9A" w:rsidRPr="007A3734" w:rsidRDefault="009C6A9A" w:rsidP="001B3AAA">
      <w:pPr>
        <w:jc w:val="both"/>
        <w:rPr>
          <w:ins w:id="69" w:author="Arun Rai" w:date="2026-09-16T14:39:00Z" w16du:dateUtc="2026-09-16T08:54:00Z"/>
          <w:rFonts w:ascii="Times New Roman" w:hAnsi="Times New Roman" w:cs="Times New Roman"/>
          <w:color w:val="FFFFFF" w:themeColor="background1"/>
          <w:rPrChange w:id="70" w:author="Arun Rai" w:date="2026-09-23T23:05:00Z" w16du:dateUtc="2026-09-23T17:20:00Z">
            <w:rPr>
              <w:ins w:id="71" w:author="Arun Rai" w:date="2026-09-16T14:39:00Z" w16du:dateUtc="2026-09-16T08:54:00Z"/>
              <w:rFonts w:ascii="Times New Roman" w:hAnsi="Times New Roman" w:cs="Times New Roman"/>
            </w:rPr>
          </w:rPrChange>
        </w:rPr>
      </w:pPr>
    </w:p>
    <w:p w14:paraId="1FE27351" w14:textId="77777777" w:rsidR="009C6A9A" w:rsidRPr="007A3734" w:rsidRDefault="009C6A9A" w:rsidP="001B3AAA">
      <w:pPr>
        <w:jc w:val="both"/>
        <w:rPr>
          <w:ins w:id="72" w:author="Arun Rai" w:date="2026-09-16T14:39:00Z" w16du:dateUtc="2026-09-16T08:54:00Z"/>
          <w:rFonts w:ascii="Times New Roman" w:hAnsi="Times New Roman" w:cs="Times New Roman"/>
          <w:color w:val="FFFFFF" w:themeColor="background1"/>
          <w:rPrChange w:id="73" w:author="Arun Rai" w:date="2026-09-23T23:05:00Z" w16du:dateUtc="2026-09-23T17:20:00Z">
            <w:rPr>
              <w:ins w:id="74" w:author="Arun Rai" w:date="2026-09-16T14:39:00Z" w16du:dateUtc="2026-09-16T08:54:00Z"/>
              <w:rFonts w:ascii="Times New Roman" w:hAnsi="Times New Roman" w:cs="Times New Roman"/>
            </w:rPr>
          </w:rPrChange>
        </w:rPr>
      </w:pPr>
    </w:p>
    <w:p w14:paraId="2BDCA85A" w14:textId="77777777" w:rsidR="009C6A9A" w:rsidRPr="007A3734" w:rsidRDefault="009C6A9A" w:rsidP="001B3AAA">
      <w:pPr>
        <w:jc w:val="both"/>
        <w:rPr>
          <w:ins w:id="75" w:author="Arun Rai" w:date="2026-09-16T14:39:00Z" w16du:dateUtc="2026-09-16T08:54:00Z"/>
          <w:rFonts w:ascii="Times New Roman" w:hAnsi="Times New Roman" w:cs="Times New Roman"/>
          <w:color w:val="FFFFFF" w:themeColor="background1"/>
          <w:rPrChange w:id="76" w:author="Arun Rai" w:date="2026-09-23T23:05:00Z" w16du:dateUtc="2026-09-23T17:20:00Z">
            <w:rPr>
              <w:ins w:id="77" w:author="Arun Rai" w:date="2026-09-16T14:39:00Z" w16du:dateUtc="2026-09-16T08:54:00Z"/>
              <w:rFonts w:ascii="Times New Roman" w:hAnsi="Times New Roman" w:cs="Times New Roman"/>
            </w:rPr>
          </w:rPrChange>
        </w:rPr>
      </w:pPr>
    </w:p>
    <w:p w14:paraId="0C48A4BF" w14:textId="77777777" w:rsidR="009C6A9A" w:rsidRPr="007A3734" w:rsidRDefault="009C6A9A" w:rsidP="001B3AAA">
      <w:pPr>
        <w:jc w:val="both"/>
        <w:rPr>
          <w:ins w:id="78" w:author="Arun Rai" w:date="2026-09-16T14:39:00Z" w16du:dateUtc="2026-09-16T08:54:00Z"/>
          <w:rFonts w:ascii="Times New Roman" w:hAnsi="Times New Roman" w:cs="Times New Roman"/>
          <w:color w:val="FFFFFF" w:themeColor="background1"/>
          <w:rPrChange w:id="79" w:author="Arun Rai" w:date="2026-09-23T23:05:00Z" w16du:dateUtc="2026-09-23T17:20:00Z">
            <w:rPr>
              <w:ins w:id="80" w:author="Arun Rai" w:date="2026-09-16T14:39:00Z" w16du:dateUtc="2026-09-16T08:54:00Z"/>
              <w:rFonts w:ascii="Times New Roman" w:hAnsi="Times New Roman" w:cs="Times New Roman"/>
            </w:rPr>
          </w:rPrChange>
        </w:rPr>
      </w:pPr>
    </w:p>
    <w:p w14:paraId="3FBB43F6" w14:textId="77777777" w:rsidR="009C6A9A" w:rsidRPr="007A3734" w:rsidRDefault="009C6A9A" w:rsidP="001B3AAA">
      <w:pPr>
        <w:jc w:val="both"/>
        <w:rPr>
          <w:ins w:id="81" w:author="Arun Rai" w:date="2026-09-16T14:39:00Z" w16du:dateUtc="2026-09-16T08:54:00Z"/>
          <w:rFonts w:ascii="Times New Roman" w:hAnsi="Times New Roman" w:cs="Times New Roman"/>
          <w:color w:val="FFFFFF" w:themeColor="background1"/>
          <w:rPrChange w:id="82" w:author="Arun Rai" w:date="2026-09-23T23:05:00Z" w16du:dateUtc="2026-09-23T17:20:00Z">
            <w:rPr>
              <w:ins w:id="83" w:author="Arun Rai" w:date="2026-09-16T14:39:00Z" w16du:dateUtc="2026-09-16T08:54:00Z"/>
              <w:rFonts w:ascii="Times New Roman" w:hAnsi="Times New Roman" w:cs="Times New Roman"/>
            </w:rPr>
          </w:rPrChange>
        </w:rPr>
      </w:pPr>
    </w:p>
    <w:p w14:paraId="29E5E111" w14:textId="77777777" w:rsidR="009C6A9A" w:rsidRPr="007A3734" w:rsidRDefault="009C6A9A" w:rsidP="001B3AAA">
      <w:pPr>
        <w:jc w:val="both"/>
        <w:rPr>
          <w:ins w:id="84" w:author="Arun Rai" w:date="2026-09-16T14:44:00Z" w16du:dateUtc="2026-09-16T08:59:00Z"/>
          <w:rFonts w:ascii="Times New Roman" w:hAnsi="Times New Roman" w:cs="Times New Roman"/>
          <w:color w:val="FFFFFF" w:themeColor="background1"/>
          <w:rPrChange w:id="85" w:author="Arun Rai" w:date="2026-09-23T23:05:00Z" w16du:dateUtc="2026-09-23T17:20:00Z">
            <w:rPr>
              <w:ins w:id="86" w:author="Arun Rai" w:date="2026-09-16T14:44:00Z" w16du:dateUtc="2026-09-16T08:59:00Z"/>
              <w:rFonts w:ascii="Times New Roman" w:hAnsi="Times New Roman" w:cs="Times New Roman"/>
            </w:rPr>
          </w:rPrChange>
        </w:rPr>
      </w:pPr>
    </w:p>
    <w:p w14:paraId="0F79419D" w14:textId="30AAE46C" w:rsidR="008105C8" w:rsidRPr="007A3734" w:rsidRDefault="00B42576" w:rsidP="001B3AAA">
      <w:pPr>
        <w:pStyle w:val="Heading1"/>
        <w:jc w:val="both"/>
        <w:rPr>
          <w:ins w:id="87" w:author="Arun Rai" w:date="2026-09-16T14:45:00Z" w16du:dateUtc="2026-09-16T09:00:00Z"/>
          <w:rFonts w:ascii="Times New Roman" w:hAnsi="Times New Roman" w:cs="Times New Roman"/>
          <w:color w:val="FFFFFF" w:themeColor="background1"/>
          <w:rPrChange w:id="88" w:author="Arun Rai" w:date="2026-09-23T23:05:00Z" w16du:dateUtc="2026-09-23T17:20:00Z">
            <w:rPr>
              <w:ins w:id="89" w:author="Arun Rai" w:date="2026-09-16T14:45:00Z" w16du:dateUtc="2026-09-16T09:00:00Z"/>
              <w:rFonts w:ascii="Times New Roman" w:hAnsi="Times New Roman" w:cs="Times New Roman"/>
            </w:rPr>
          </w:rPrChange>
        </w:rPr>
      </w:pPr>
      <w:bookmarkStart w:id="90" w:name="_Toc240480873"/>
      <w:ins w:id="91" w:author="Arun Rai" w:date="2026-09-16T14:45:00Z" w16du:dateUtc="2026-09-16T09:00:00Z">
        <w:r w:rsidRPr="007A3734">
          <w:rPr>
            <w:rFonts w:ascii="Times New Roman" w:hAnsi="Times New Roman" w:cs="Times New Roman"/>
            <w:color w:val="FFFFFF" w:themeColor="background1"/>
            <w:rPrChange w:id="92" w:author="Arun Rai" w:date="2026-09-23T23:05:00Z" w16du:dateUtc="2026-09-23T17:20:00Z">
              <w:rPr/>
            </w:rPrChange>
          </w:rPr>
          <w:lastRenderedPageBreak/>
          <w:t>ABSTRACT</w:t>
        </w:r>
        <w:bookmarkEnd w:id="90"/>
      </w:ins>
    </w:p>
    <w:p w14:paraId="11D9D85C" w14:textId="193BF27D" w:rsidR="009C6A9A" w:rsidRPr="007A3734" w:rsidRDefault="00D540A6">
      <w:pPr>
        <w:ind w:left="19" w:right="47"/>
        <w:jc w:val="both"/>
        <w:rPr>
          <w:ins w:id="93" w:author="Arun Rai" w:date="2026-09-16T14:39:00Z" w16du:dateUtc="2026-09-16T08:54:00Z"/>
          <w:rFonts w:ascii="Times New Roman" w:hAnsi="Times New Roman" w:cs="Times New Roman"/>
          <w:color w:val="FFFFFF" w:themeColor="background1"/>
          <w:rPrChange w:id="94" w:author="Arun Rai" w:date="2026-09-23T23:05:00Z" w16du:dateUtc="2026-09-23T17:20:00Z">
            <w:rPr>
              <w:ins w:id="95" w:author="Arun Rai" w:date="2026-09-16T14:39:00Z" w16du:dateUtc="2026-09-16T08:54:00Z"/>
              <w:rFonts w:ascii="Times New Roman" w:hAnsi="Times New Roman" w:cs="Times New Roman"/>
            </w:rPr>
          </w:rPrChange>
        </w:rPr>
        <w:pPrChange w:id="96" w:author="Arun Rai" w:date="2026-09-23T23:04:00Z" w16du:dateUtc="2026-09-23T17:19:00Z">
          <w:pPr>
            <w:jc w:val="both"/>
          </w:pPr>
        </w:pPrChange>
      </w:pPr>
      <w:ins w:id="97" w:author="Arun Rai" w:date="2026-09-16T19:50:00Z" w16du:dateUtc="2026-09-16T14:05:00Z">
        <w:r w:rsidRPr="007A3734">
          <w:rPr>
            <w:rFonts w:ascii="Times New Roman" w:eastAsia="Calibri" w:hAnsi="Times New Roman" w:cs="Times New Roman"/>
            <w:noProof/>
            <w:color w:val="FFFFFF" w:themeColor="background1"/>
            <w:rPrChange w:id="98" w:author="Arun Rai" w:date="2026-09-23T23:05:00Z" w16du:dateUtc="2026-09-23T17:20:00Z">
              <w:rPr>
                <w:rFonts w:ascii="Calibri" w:eastAsia="Calibri" w:hAnsi="Calibri" w:cs="Calibri"/>
                <w:noProof/>
              </w:rPr>
            </w:rPrChange>
          </w:rPr>
          <mc:AlternateContent>
            <mc:Choice Requires="wpg">
              <w:drawing>
                <wp:anchor distT="0" distB="0" distL="114300" distR="114300" simplePos="0" relativeHeight="251659264" behindDoc="0" locked="0" layoutInCell="1" allowOverlap="1" wp14:anchorId="7F9A94EF" wp14:editId="68508B95">
                  <wp:simplePos x="0" y="0"/>
                  <wp:positionH relativeFrom="page">
                    <wp:posOffset>304800</wp:posOffset>
                  </wp:positionH>
                  <wp:positionV relativeFrom="page">
                    <wp:posOffset>310897</wp:posOffset>
                  </wp:positionV>
                  <wp:extent cx="6096" cy="9438132"/>
                  <wp:effectExtent l="0" t="0" r="0" b="0"/>
                  <wp:wrapSquare wrapText="bothSides"/>
                  <wp:docPr id="59732" name="Group 5973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685" name="Shape 7168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BED3265" id="Group 59732" o:spid="_x0000_s1026" style="position:absolute;margin-left:24pt;margin-top:24.5pt;width:.5pt;height:743.15pt;z-index:251659264;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">
                  <v:shape id="Shape 71685"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" path="m,l9144,r,9438132l,9438132,,e" fillcolor="black" stroked="f" strokeweight="0">
                    <v:stroke miterlimit="83231f" joinstyle="miter"/>
                    <v:path arrowok="t" textboxrect="0,0,9144,9438132"/>
                  </v:shape>
                  <w10:wrap type="square" anchorx="page" anchory="page"/>
                </v:group>
              </w:pict>
            </mc:Fallback>
          </mc:AlternateContent>
        </w:r>
        <w:r w:rsidRPr="007A3734">
          <w:rPr>
            <w:rFonts w:ascii="Times New Roman" w:eastAsia="Calibri" w:hAnsi="Times New Roman" w:cs="Times New Roman"/>
            <w:noProof/>
            <w:color w:val="FFFFFF" w:themeColor="background1"/>
            <w:rPrChange w:id="99" w:author="Arun Rai" w:date="2026-09-23T23:05:00Z" w16du:dateUtc="2026-09-23T17:20:00Z">
              <w:rPr>
                <w:rFonts w:ascii="Calibri" w:eastAsia="Calibri" w:hAnsi="Calibri" w:cs="Calibri"/>
                <w:noProof/>
              </w:rPr>
            </w:rPrChange>
          </w:rPr>
          <mc:AlternateContent>
            <mc:Choice Requires="wpg">
              <w:drawing>
                <wp:anchor distT="0" distB="0" distL="114300" distR="114300" simplePos="0" relativeHeight="251660288" behindDoc="0" locked="0" layoutInCell="1" allowOverlap="1" wp14:anchorId="7507CF95" wp14:editId="47B37C04">
                  <wp:simplePos x="0" y="0"/>
                  <wp:positionH relativeFrom="page">
                    <wp:posOffset>7463028</wp:posOffset>
                  </wp:positionH>
                  <wp:positionV relativeFrom="page">
                    <wp:posOffset>310897</wp:posOffset>
                  </wp:positionV>
                  <wp:extent cx="6096" cy="9438132"/>
                  <wp:effectExtent l="0" t="0" r="0" b="0"/>
                  <wp:wrapSquare wrapText="bothSides"/>
                  <wp:docPr id="59733" name="Group 5973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687" name="Shape 7168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02EFB6B" id="Group 59733" o:spid="_x0000_s1026" style="position:absolute;margin-left:587.65pt;margin-top:24.5pt;width:.5pt;height:743.15pt;z-index:251660288;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">
                  <v:shape id="Shape 71687"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" path="m,l9144,r,9438132l,9438132,,e" fillcolor="black" stroked="f" strokeweight="0">
                    <v:stroke miterlimit="83231f" joinstyle="miter"/>
                    <v:path arrowok="t" textboxrect="0,0,9144,9438132"/>
                  </v:shape>
                  <w10:wrap type="square" anchorx="page" anchory="page"/>
                </v:group>
              </w:pict>
            </mc:Fallback>
          </mc:AlternateContent>
        </w:r>
        <w:proofErr w:type="spellStart"/>
        <w:r w:rsidRPr="007A3734">
          <w:rPr>
            <w:rFonts w:ascii="Times New Roman" w:hAnsi="Times New Roman" w:cs="Times New Roman"/>
            <w:color w:val="FFFFFF" w:themeColor="background1"/>
            <w:rPrChange w:id="100" w:author="Arun Rai" w:date="2026-09-23T23:05:00Z" w16du:dateUtc="2026-09-23T17:20:00Z">
              <w:rPr/>
            </w:rPrChange>
          </w:rPr>
          <w:t>SilentHelp</w:t>
        </w:r>
        <w:proofErr w:type="spellEnd"/>
        <w:r w:rsidRPr="007A3734">
          <w:rPr>
            <w:rFonts w:ascii="Times New Roman" w:hAnsi="Times New Roman" w:cs="Times New Roman"/>
            <w:color w:val="FFFFFF" w:themeColor="background1"/>
            <w:rPrChange w:id="101" w:author="Arun Rai" w:date="2026-09-23T23:05:00Z" w16du:dateUtc="2026-09-23T17:20:00Z">
              <w:rPr/>
            </w:rPrChange>
          </w:rPr>
          <w:t xml:space="preserve"> is an app that helps people in </w:t>
        </w:r>
      </w:ins>
      <w:ins w:id="102" w:author="Arun Rai" w:date="2026-09-17T06:58:00Z" w16du:dateUtc="2026-09-17T01:13:00Z">
        <w:r w:rsidR="00C97A20" w:rsidRPr="007A3734">
          <w:rPr>
            <w:rFonts w:ascii="Times New Roman" w:hAnsi="Times New Roman" w:cs="Times New Roman"/>
            <w:color w:val="FFFFFF" w:themeColor="background1"/>
          </w:rPr>
          <w:t>emergencies</w:t>
        </w:r>
      </w:ins>
      <w:ins w:id="103" w:author="Arun Rai" w:date="2026-09-16T19:50:00Z" w16du:dateUtc="2026-09-16T14:05:00Z">
        <w:r w:rsidRPr="007A3734">
          <w:rPr>
            <w:rFonts w:ascii="Times New Roman" w:hAnsi="Times New Roman" w:cs="Times New Roman"/>
            <w:color w:val="FFFFFF" w:themeColor="background1"/>
            <w:rPrChange w:id="104" w:author="Arun Rai" w:date="2026-09-23T23:05:00Z" w16du:dateUtc="2026-09-23T17:20:00Z">
              <w:rPr/>
            </w:rPrChange>
          </w:rPr>
          <w:t xml:space="preserve">. It is designed to be very quiet and secret, so people can use it when they need help but cannot talk loudly or make a normal emergency call. The people who made </w:t>
        </w:r>
        <w:proofErr w:type="spellStart"/>
        <w:r w:rsidRPr="007A3734">
          <w:rPr>
            <w:rFonts w:ascii="Times New Roman" w:hAnsi="Times New Roman" w:cs="Times New Roman"/>
            <w:color w:val="FFFFFF" w:themeColor="background1"/>
            <w:rPrChange w:id="105" w:author="Arun Rai" w:date="2026-09-23T23:05:00Z" w16du:dateUtc="2026-09-23T17:20:00Z">
              <w:rPr/>
            </w:rPrChange>
          </w:rPr>
          <w:t>SilentHelp</w:t>
        </w:r>
        <w:proofErr w:type="spellEnd"/>
        <w:r w:rsidRPr="007A3734">
          <w:rPr>
            <w:rFonts w:ascii="Times New Roman" w:hAnsi="Times New Roman" w:cs="Times New Roman"/>
            <w:color w:val="FFFFFF" w:themeColor="background1"/>
            <w:rPrChange w:id="106" w:author="Arun Rai" w:date="2026-09-23T23:05:00Z" w16du:dateUtc="2026-09-23T17:20:00Z">
              <w:rPr/>
            </w:rPrChange>
          </w:rPr>
          <w:t xml:space="preserve"> want to help individuals who are in danger from someone they know, like someone who is being hurt at home or followed by someone. </w:t>
        </w:r>
        <w:proofErr w:type="spellStart"/>
        <w:r w:rsidRPr="007A3734">
          <w:rPr>
            <w:rFonts w:ascii="Times New Roman" w:hAnsi="Times New Roman" w:cs="Times New Roman"/>
            <w:color w:val="FFFFFF" w:themeColor="background1"/>
            <w:rPrChange w:id="107" w:author="Arun Rai" w:date="2026-09-23T23:05:00Z" w16du:dateUtc="2026-09-23T17:20:00Z">
              <w:rPr/>
            </w:rPrChange>
          </w:rPr>
          <w:t>SilentHelp</w:t>
        </w:r>
        <w:proofErr w:type="spellEnd"/>
        <w:r w:rsidRPr="007A3734">
          <w:rPr>
            <w:rFonts w:ascii="Times New Roman" w:hAnsi="Times New Roman" w:cs="Times New Roman"/>
            <w:color w:val="FFFFFF" w:themeColor="background1"/>
            <w:rPrChange w:id="108" w:author="Arun Rai" w:date="2026-09-23T23:05:00Z" w16du:dateUtc="2026-09-23T17:20:00Z">
              <w:rPr/>
            </w:rPrChange>
          </w:rPr>
          <w:t xml:space="preserve"> does not look like an emergency app; it looks like a normal calculator on the phone. It has special ways to send emergency messages, like typing secret codes into the calculator, shaking the phone or using voice commands. When someone uses one of these ways to send a message, the app sends a help message to the chosen people, along with the user's location (Anon., n.d.). The people who made </w:t>
        </w:r>
        <w:proofErr w:type="spellStart"/>
        <w:r w:rsidRPr="007A3734">
          <w:rPr>
            <w:rFonts w:ascii="Times New Roman" w:hAnsi="Times New Roman" w:cs="Times New Roman"/>
            <w:color w:val="FFFFFF" w:themeColor="background1"/>
            <w:rPrChange w:id="109" w:author="Arun Rai" w:date="2026-09-23T23:05:00Z" w16du:dateUtc="2026-09-23T17:20:00Z">
              <w:rPr/>
            </w:rPrChange>
          </w:rPr>
          <w:t>SilentHelp</w:t>
        </w:r>
        <w:proofErr w:type="spellEnd"/>
        <w:r w:rsidRPr="007A3734">
          <w:rPr>
            <w:rFonts w:ascii="Times New Roman" w:hAnsi="Times New Roman" w:cs="Times New Roman"/>
            <w:color w:val="FFFFFF" w:themeColor="background1"/>
            <w:rPrChange w:id="110" w:author="Arun Rai" w:date="2026-09-23T23:05:00Z" w16du:dateUtc="2026-09-23T17:20:00Z">
              <w:rPr/>
            </w:rPrChange>
          </w:rPr>
          <w:t xml:space="preserve"> want to make sure the </w:t>
        </w:r>
        <w:proofErr w:type="spellStart"/>
        <w:r w:rsidRPr="007A3734">
          <w:rPr>
            <w:rFonts w:ascii="Times New Roman" w:hAnsi="Times New Roman" w:cs="Times New Roman"/>
            <w:color w:val="FFFFFF" w:themeColor="background1"/>
            <w:rPrChange w:id="111" w:author="Arun Rai" w:date="2026-09-23T23:05:00Z" w16du:dateUtc="2026-09-23T17:20:00Z">
              <w:rPr/>
            </w:rPrChange>
          </w:rPr>
          <w:t>SilentHelp</w:t>
        </w:r>
        <w:proofErr w:type="spellEnd"/>
        <w:r w:rsidRPr="007A3734">
          <w:rPr>
            <w:rFonts w:ascii="Times New Roman" w:hAnsi="Times New Roman" w:cs="Times New Roman"/>
            <w:color w:val="FFFFFF" w:themeColor="background1"/>
            <w:rPrChange w:id="112" w:author="Arun Rai" w:date="2026-09-23T23:05:00Z" w16du:dateUtc="2026-09-23T17:20:00Z">
              <w:rPr/>
            </w:rPrChange>
          </w:rPr>
          <w:t xml:space="preserve"> app is safe, something you can count on and easy to use. They want the </w:t>
        </w:r>
        <w:proofErr w:type="spellStart"/>
        <w:r w:rsidRPr="007A3734">
          <w:rPr>
            <w:rFonts w:ascii="Times New Roman" w:hAnsi="Times New Roman" w:cs="Times New Roman"/>
            <w:color w:val="FFFFFF" w:themeColor="background1"/>
            <w:rPrChange w:id="113" w:author="Arun Rai" w:date="2026-09-23T23:05:00Z" w16du:dateUtc="2026-09-23T17:20:00Z">
              <w:rPr/>
            </w:rPrChange>
          </w:rPr>
          <w:t>SilentHelp</w:t>
        </w:r>
        <w:proofErr w:type="spellEnd"/>
        <w:r w:rsidRPr="007A3734">
          <w:rPr>
            <w:rFonts w:ascii="Times New Roman" w:hAnsi="Times New Roman" w:cs="Times New Roman"/>
            <w:color w:val="FFFFFF" w:themeColor="background1"/>
            <w:rPrChange w:id="114" w:author="Arun Rai" w:date="2026-09-23T23:05:00Z" w16du:dateUtc="2026-09-23T17:20:00Z">
              <w:rPr/>
            </w:rPrChange>
          </w:rPr>
          <w:t xml:space="preserve"> app to be simple so you can use the </w:t>
        </w:r>
        <w:proofErr w:type="spellStart"/>
        <w:r w:rsidRPr="007A3734">
          <w:rPr>
            <w:rFonts w:ascii="Times New Roman" w:hAnsi="Times New Roman" w:cs="Times New Roman"/>
            <w:color w:val="FFFFFF" w:themeColor="background1"/>
            <w:rPrChange w:id="115" w:author="Arun Rai" w:date="2026-09-23T23:05:00Z" w16du:dateUtc="2026-09-23T17:20:00Z">
              <w:rPr/>
            </w:rPrChange>
          </w:rPr>
          <w:t>SilentHelp</w:t>
        </w:r>
        <w:proofErr w:type="spellEnd"/>
        <w:r w:rsidRPr="007A3734">
          <w:rPr>
            <w:rFonts w:ascii="Times New Roman" w:hAnsi="Times New Roman" w:cs="Times New Roman"/>
            <w:color w:val="FFFFFF" w:themeColor="background1"/>
            <w:rPrChange w:id="116" w:author="Arun Rai" w:date="2026-09-23T23:05:00Z" w16du:dateUtc="2026-09-23T17:20:00Z">
              <w:rPr/>
            </w:rPrChange>
          </w:rPr>
          <w:t xml:space="preserve"> app when you need it. </w:t>
        </w:r>
        <w:proofErr w:type="spellStart"/>
        <w:r w:rsidRPr="007A3734">
          <w:rPr>
            <w:rFonts w:ascii="Times New Roman" w:hAnsi="Times New Roman" w:cs="Times New Roman"/>
            <w:color w:val="FFFFFF" w:themeColor="background1"/>
            <w:rPrChange w:id="117" w:author="Arun Rai" w:date="2026-09-23T23:05:00Z" w16du:dateUtc="2026-09-23T17:20:00Z">
              <w:rPr/>
            </w:rPrChange>
          </w:rPr>
          <w:t>SilentHelp</w:t>
        </w:r>
        <w:proofErr w:type="spellEnd"/>
        <w:r w:rsidRPr="007A3734">
          <w:rPr>
            <w:rFonts w:ascii="Times New Roman" w:hAnsi="Times New Roman" w:cs="Times New Roman"/>
            <w:color w:val="FFFFFF" w:themeColor="background1"/>
            <w:rPrChange w:id="118" w:author="Arun Rai" w:date="2026-09-23T23:05:00Z" w16du:dateUtc="2026-09-23T17:20:00Z">
              <w:rPr/>
            </w:rPrChange>
          </w:rPr>
          <w:t xml:space="preserve"> is being made with tools called Flutter and Firebase, so it will work on Android phones. The goal of </w:t>
        </w:r>
        <w:proofErr w:type="spellStart"/>
        <w:r w:rsidRPr="007A3734">
          <w:rPr>
            <w:rFonts w:ascii="Times New Roman" w:hAnsi="Times New Roman" w:cs="Times New Roman"/>
            <w:color w:val="FFFFFF" w:themeColor="background1"/>
            <w:rPrChange w:id="119" w:author="Arun Rai" w:date="2026-09-23T23:05:00Z" w16du:dateUtc="2026-09-23T17:20:00Z">
              <w:rPr/>
            </w:rPrChange>
          </w:rPr>
          <w:t>SilentHelp</w:t>
        </w:r>
        <w:proofErr w:type="spellEnd"/>
        <w:r w:rsidRPr="007A3734">
          <w:rPr>
            <w:rFonts w:ascii="Times New Roman" w:hAnsi="Times New Roman" w:cs="Times New Roman"/>
            <w:color w:val="FFFFFF" w:themeColor="background1"/>
            <w:rPrChange w:id="120" w:author="Arun Rai" w:date="2026-09-23T23:05:00Z" w16du:dateUtc="2026-09-23T17:20:00Z">
              <w:rPr/>
            </w:rPrChange>
          </w:rPr>
          <w:t xml:space="preserve"> is to help people stay safe without putting them in danger. </w:t>
        </w:r>
        <w:proofErr w:type="spellStart"/>
        <w:r w:rsidRPr="007A3734">
          <w:rPr>
            <w:rFonts w:ascii="Times New Roman" w:hAnsi="Times New Roman" w:cs="Times New Roman"/>
            <w:color w:val="FFFFFF" w:themeColor="background1"/>
            <w:rPrChange w:id="121" w:author="Arun Rai" w:date="2026-09-23T23:05:00Z" w16du:dateUtc="2026-09-23T17:20:00Z">
              <w:rPr/>
            </w:rPrChange>
          </w:rPr>
          <w:t>SilentHelp</w:t>
        </w:r>
        <w:proofErr w:type="spellEnd"/>
        <w:r w:rsidRPr="007A3734">
          <w:rPr>
            <w:rFonts w:ascii="Times New Roman" w:hAnsi="Times New Roman" w:cs="Times New Roman"/>
            <w:color w:val="FFFFFF" w:themeColor="background1"/>
            <w:rPrChange w:id="122" w:author="Arun Rai" w:date="2026-09-23T23:05:00Z" w16du:dateUtc="2026-09-23T17:20:00Z">
              <w:rPr/>
            </w:rPrChange>
          </w:rPr>
          <w:t xml:space="preserve"> is a tool that can really help people in bad situations. </w:t>
        </w:r>
        <w:proofErr w:type="spellStart"/>
        <w:r w:rsidRPr="007A3734">
          <w:rPr>
            <w:rFonts w:ascii="Times New Roman" w:hAnsi="Times New Roman" w:cs="Times New Roman"/>
            <w:color w:val="FFFFFF" w:themeColor="background1"/>
            <w:rPrChange w:id="123" w:author="Arun Rai" w:date="2026-09-23T23:05:00Z" w16du:dateUtc="2026-09-23T17:20:00Z">
              <w:rPr/>
            </w:rPrChange>
          </w:rPr>
          <w:t>SilentHelp</w:t>
        </w:r>
        <w:proofErr w:type="spellEnd"/>
        <w:r w:rsidRPr="007A3734">
          <w:rPr>
            <w:rFonts w:ascii="Times New Roman" w:hAnsi="Times New Roman" w:cs="Times New Roman"/>
            <w:color w:val="FFFFFF" w:themeColor="background1"/>
            <w:rPrChange w:id="124" w:author="Arun Rai" w:date="2026-09-23T23:05:00Z" w16du:dateUtc="2026-09-23T17:20:00Z">
              <w:rPr/>
            </w:rPrChange>
          </w:rPr>
          <w:t xml:space="preserve"> will make a difference in people's lives by providing them with a safe way to get help when they need it.</w:t>
        </w:r>
      </w:ins>
    </w:p>
    <w:p w14:paraId="655F4EB4" w14:textId="77777777" w:rsidR="009C6A9A" w:rsidRPr="007A3734" w:rsidRDefault="009C6A9A" w:rsidP="001B3AAA">
      <w:pPr>
        <w:jc w:val="both"/>
        <w:rPr>
          <w:ins w:id="125" w:author="Arun Rai" w:date="2026-09-16T14:39:00Z" w16du:dateUtc="2026-09-16T08:54:00Z"/>
          <w:rFonts w:ascii="Times New Roman" w:hAnsi="Times New Roman" w:cs="Times New Roman"/>
          <w:color w:val="FFFFFF" w:themeColor="background1"/>
          <w:rPrChange w:id="126" w:author="Arun Rai" w:date="2026-09-23T23:05:00Z" w16du:dateUtc="2026-09-23T17:20:00Z">
            <w:rPr>
              <w:ins w:id="127" w:author="Arun Rai" w:date="2026-09-16T14:39:00Z" w16du:dateUtc="2026-09-16T08:54:00Z"/>
              <w:rFonts w:ascii="Times New Roman" w:hAnsi="Times New Roman" w:cs="Times New Roman"/>
            </w:rPr>
          </w:rPrChange>
        </w:rPr>
      </w:pPr>
    </w:p>
    <w:p w14:paraId="0BF863B1" w14:textId="77777777" w:rsidR="009C6A9A" w:rsidRPr="007A3734" w:rsidRDefault="009C6A9A" w:rsidP="001B3AAA">
      <w:pPr>
        <w:jc w:val="both"/>
        <w:rPr>
          <w:ins w:id="128" w:author="Arun Rai" w:date="2026-09-16T14:39:00Z" w16du:dateUtc="2026-09-16T08:54:00Z"/>
          <w:rFonts w:ascii="Times New Roman" w:hAnsi="Times New Roman" w:cs="Times New Roman"/>
          <w:color w:val="FFFFFF" w:themeColor="background1"/>
          <w:rPrChange w:id="129" w:author="Arun Rai" w:date="2026-09-23T23:05:00Z" w16du:dateUtc="2026-09-23T17:20:00Z">
            <w:rPr>
              <w:ins w:id="130" w:author="Arun Rai" w:date="2026-09-16T14:39:00Z" w16du:dateUtc="2026-09-16T08:54:00Z"/>
              <w:rFonts w:ascii="Times New Roman" w:hAnsi="Times New Roman" w:cs="Times New Roman"/>
            </w:rPr>
          </w:rPrChange>
        </w:rPr>
      </w:pPr>
    </w:p>
    <w:p w14:paraId="6D92E442" w14:textId="77777777" w:rsidR="009C6A9A" w:rsidRPr="007A3734" w:rsidRDefault="009C6A9A" w:rsidP="001B3AAA">
      <w:pPr>
        <w:jc w:val="both"/>
        <w:rPr>
          <w:ins w:id="131" w:author="Arun Rai" w:date="2026-09-16T14:39:00Z" w16du:dateUtc="2026-09-16T08:54:00Z"/>
          <w:rFonts w:ascii="Times New Roman" w:hAnsi="Times New Roman" w:cs="Times New Roman"/>
          <w:color w:val="FFFFFF" w:themeColor="background1"/>
          <w:rPrChange w:id="132" w:author="Arun Rai" w:date="2026-09-23T23:05:00Z" w16du:dateUtc="2026-09-23T17:20:00Z">
            <w:rPr>
              <w:ins w:id="133" w:author="Arun Rai" w:date="2026-09-16T14:39:00Z" w16du:dateUtc="2026-09-16T08:54:00Z"/>
              <w:rFonts w:ascii="Times New Roman" w:hAnsi="Times New Roman" w:cs="Times New Roman"/>
            </w:rPr>
          </w:rPrChange>
        </w:rPr>
      </w:pPr>
    </w:p>
    <w:p w14:paraId="6C282E03" w14:textId="77777777" w:rsidR="009C6A9A" w:rsidRPr="007A3734" w:rsidRDefault="009C6A9A" w:rsidP="001B3AAA">
      <w:pPr>
        <w:jc w:val="both"/>
        <w:rPr>
          <w:ins w:id="134" w:author="Arun Rai" w:date="2026-09-16T14:39:00Z" w16du:dateUtc="2026-09-16T08:54:00Z"/>
          <w:rFonts w:ascii="Times New Roman" w:hAnsi="Times New Roman" w:cs="Times New Roman"/>
          <w:color w:val="FFFFFF" w:themeColor="background1"/>
          <w:rPrChange w:id="135" w:author="Arun Rai" w:date="2026-09-23T23:05:00Z" w16du:dateUtc="2026-09-23T17:20:00Z">
            <w:rPr>
              <w:ins w:id="136" w:author="Arun Rai" w:date="2026-09-16T14:39:00Z" w16du:dateUtc="2026-09-16T08:54:00Z"/>
              <w:rFonts w:ascii="Times New Roman" w:hAnsi="Times New Roman" w:cs="Times New Roman"/>
            </w:rPr>
          </w:rPrChange>
        </w:rPr>
      </w:pPr>
    </w:p>
    <w:p w14:paraId="51FFBD10" w14:textId="77777777" w:rsidR="009C6A9A" w:rsidRPr="007A3734" w:rsidRDefault="009C6A9A" w:rsidP="001B3AAA">
      <w:pPr>
        <w:jc w:val="both"/>
        <w:rPr>
          <w:ins w:id="137" w:author="Arun Rai" w:date="2026-09-16T14:39:00Z" w16du:dateUtc="2026-09-16T08:54:00Z"/>
          <w:rFonts w:ascii="Times New Roman" w:hAnsi="Times New Roman" w:cs="Times New Roman"/>
          <w:color w:val="FFFFFF" w:themeColor="background1"/>
          <w:rPrChange w:id="138" w:author="Arun Rai" w:date="2026-09-23T23:05:00Z" w16du:dateUtc="2026-09-23T17:20:00Z">
            <w:rPr>
              <w:ins w:id="139" w:author="Arun Rai" w:date="2026-09-16T14:39:00Z" w16du:dateUtc="2026-09-16T08:54:00Z"/>
              <w:rFonts w:ascii="Times New Roman" w:hAnsi="Times New Roman" w:cs="Times New Roman"/>
            </w:rPr>
          </w:rPrChange>
        </w:rPr>
      </w:pPr>
    </w:p>
    <w:p w14:paraId="68B12591" w14:textId="77777777" w:rsidR="009C6A9A" w:rsidRPr="007A3734" w:rsidRDefault="009C6A9A" w:rsidP="001B3AAA">
      <w:pPr>
        <w:jc w:val="both"/>
        <w:rPr>
          <w:ins w:id="140" w:author="Arun Rai" w:date="2026-09-16T14:39:00Z" w16du:dateUtc="2026-09-16T08:54:00Z"/>
          <w:rFonts w:ascii="Times New Roman" w:hAnsi="Times New Roman" w:cs="Times New Roman"/>
          <w:color w:val="FFFFFF" w:themeColor="background1"/>
          <w:rPrChange w:id="141" w:author="Arun Rai" w:date="2026-09-23T23:05:00Z" w16du:dateUtc="2026-09-23T17:20:00Z">
            <w:rPr>
              <w:ins w:id="142" w:author="Arun Rai" w:date="2026-09-16T14:39:00Z" w16du:dateUtc="2026-09-16T08:54:00Z"/>
              <w:rFonts w:ascii="Times New Roman" w:hAnsi="Times New Roman" w:cs="Times New Roman"/>
            </w:rPr>
          </w:rPrChange>
        </w:rPr>
      </w:pPr>
    </w:p>
    <w:p w14:paraId="336218D6" w14:textId="77777777" w:rsidR="009C6A9A" w:rsidRPr="007A3734" w:rsidRDefault="009C6A9A" w:rsidP="001B3AAA">
      <w:pPr>
        <w:jc w:val="both"/>
        <w:rPr>
          <w:ins w:id="143" w:author="Arun Rai" w:date="2026-09-16T14:39:00Z" w16du:dateUtc="2026-09-16T08:54:00Z"/>
          <w:rFonts w:ascii="Times New Roman" w:hAnsi="Times New Roman" w:cs="Times New Roman"/>
          <w:color w:val="FFFFFF" w:themeColor="background1"/>
          <w:rPrChange w:id="144" w:author="Arun Rai" w:date="2026-09-23T23:05:00Z" w16du:dateUtc="2026-09-23T17:20:00Z">
            <w:rPr>
              <w:ins w:id="145" w:author="Arun Rai" w:date="2026-09-16T14:39:00Z" w16du:dateUtc="2026-09-16T08:54:00Z"/>
              <w:rFonts w:ascii="Times New Roman" w:hAnsi="Times New Roman" w:cs="Times New Roman"/>
            </w:rPr>
          </w:rPrChange>
        </w:rPr>
      </w:pPr>
    </w:p>
    <w:p w14:paraId="4EF6F51D" w14:textId="77777777" w:rsidR="009C6A9A" w:rsidRPr="007A3734" w:rsidRDefault="009C6A9A" w:rsidP="001B3AAA">
      <w:pPr>
        <w:jc w:val="both"/>
        <w:rPr>
          <w:ins w:id="146" w:author="Arun Rai" w:date="2026-09-16T14:39:00Z" w16du:dateUtc="2026-09-16T08:54:00Z"/>
          <w:rFonts w:ascii="Times New Roman" w:hAnsi="Times New Roman" w:cs="Times New Roman"/>
          <w:color w:val="FFFFFF" w:themeColor="background1"/>
          <w:rPrChange w:id="147" w:author="Arun Rai" w:date="2026-09-23T23:05:00Z" w16du:dateUtc="2026-09-23T17:20:00Z">
            <w:rPr>
              <w:ins w:id="148" w:author="Arun Rai" w:date="2026-09-16T14:39:00Z" w16du:dateUtc="2026-09-16T08:54:00Z"/>
              <w:rFonts w:ascii="Times New Roman" w:hAnsi="Times New Roman" w:cs="Times New Roman"/>
            </w:rPr>
          </w:rPrChange>
        </w:rPr>
      </w:pPr>
    </w:p>
    <w:p w14:paraId="1C9BEF65" w14:textId="77777777" w:rsidR="009C6A9A" w:rsidRPr="007A3734" w:rsidRDefault="009C6A9A" w:rsidP="001B3AAA">
      <w:pPr>
        <w:jc w:val="both"/>
        <w:rPr>
          <w:ins w:id="149" w:author="Arun Rai" w:date="2026-09-16T14:39:00Z" w16du:dateUtc="2026-09-16T08:54:00Z"/>
          <w:rFonts w:ascii="Times New Roman" w:hAnsi="Times New Roman" w:cs="Times New Roman"/>
          <w:color w:val="FFFFFF" w:themeColor="background1"/>
          <w:rPrChange w:id="150" w:author="Arun Rai" w:date="2026-09-23T23:05:00Z" w16du:dateUtc="2026-09-23T17:20:00Z">
            <w:rPr>
              <w:ins w:id="151" w:author="Arun Rai" w:date="2026-09-16T14:39:00Z" w16du:dateUtc="2026-09-16T08:54:00Z"/>
              <w:rFonts w:ascii="Times New Roman" w:hAnsi="Times New Roman" w:cs="Times New Roman"/>
            </w:rPr>
          </w:rPrChange>
        </w:rPr>
      </w:pPr>
    </w:p>
    <w:p w14:paraId="7C34AF88" w14:textId="77777777" w:rsidR="009C6A9A" w:rsidRPr="007A3734" w:rsidRDefault="009C6A9A" w:rsidP="001B3AAA">
      <w:pPr>
        <w:jc w:val="both"/>
        <w:rPr>
          <w:ins w:id="152" w:author="Arun Rai" w:date="2026-09-16T14:39:00Z" w16du:dateUtc="2026-09-16T08:54:00Z"/>
          <w:rFonts w:ascii="Times New Roman" w:hAnsi="Times New Roman" w:cs="Times New Roman"/>
          <w:color w:val="FFFFFF" w:themeColor="background1"/>
          <w:rPrChange w:id="153" w:author="Arun Rai" w:date="2026-09-23T23:05:00Z" w16du:dateUtc="2026-09-23T17:20:00Z">
            <w:rPr>
              <w:ins w:id="154" w:author="Arun Rai" w:date="2026-09-16T14:39:00Z" w16du:dateUtc="2026-09-16T08:54:00Z"/>
              <w:rFonts w:ascii="Times New Roman" w:hAnsi="Times New Roman" w:cs="Times New Roman"/>
            </w:rPr>
          </w:rPrChange>
        </w:rPr>
      </w:pPr>
    </w:p>
    <w:p w14:paraId="21902F64" w14:textId="77777777" w:rsidR="009C6A9A" w:rsidRPr="007A3734" w:rsidRDefault="009C6A9A" w:rsidP="001B3AAA">
      <w:pPr>
        <w:jc w:val="both"/>
        <w:rPr>
          <w:ins w:id="155" w:author="Arun Rai" w:date="2026-09-16T20:09:00Z" w16du:dateUtc="2026-09-16T14:24:00Z"/>
          <w:rFonts w:ascii="Times New Roman" w:hAnsi="Times New Roman" w:cs="Times New Roman"/>
          <w:color w:val="FFFFFF" w:themeColor="background1"/>
          <w:rPrChange w:id="156" w:author="Arun Rai" w:date="2026-09-23T23:05:00Z" w16du:dateUtc="2026-09-23T17:20:00Z">
            <w:rPr>
              <w:ins w:id="157" w:author="Arun Rai" w:date="2026-09-16T20:09:00Z" w16du:dateUtc="2026-09-16T14:24:00Z"/>
              <w:rFonts w:ascii="Times New Roman" w:hAnsi="Times New Roman" w:cs="Times New Roman"/>
            </w:rPr>
          </w:rPrChange>
        </w:rPr>
      </w:pPr>
    </w:p>
    <w:p w14:paraId="3C344948" w14:textId="77777777" w:rsidR="00F35BE2" w:rsidRPr="007A3734" w:rsidRDefault="00F35BE2" w:rsidP="001B3AAA">
      <w:pPr>
        <w:jc w:val="both"/>
        <w:rPr>
          <w:ins w:id="158" w:author="Arun Rai" w:date="2026-09-16T20:09:00Z" w16du:dateUtc="2026-09-16T14:24:00Z"/>
          <w:rFonts w:ascii="Times New Roman" w:hAnsi="Times New Roman" w:cs="Times New Roman"/>
          <w:color w:val="FFFFFF" w:themeColor="background1"/>
          <w:rPrChange w:id="159" w:author="Arun Rai" w:date="2026-09-23T23:05:00Z" w16du:dateUtc="2026-09-23T17:20:00Z">
            <w:rPr>
              <w:ins w:id="160" w:author="Arun Rai" w:date="2026-09-16T20:09:00Z" w16du:dateUtc="2026-09-16T14:24:00Z"/>
              <w:rFonts w:ascii="Times New Roman" w:hAnsi="Times New Roman" w:cs="Times New Roman"/>
            </w:rPr>
          </w:rPrChange>
        </w:rPr>
      </w:pPr>
    </w:p>
    <w:p w14:paraId="4863ED89" w14:textId="77777777" w:rsidR="00F35BE2" w:rsidRPr="007A3734" w:rsidRDefault="00F35BE2" w:rsidP="001B3AAA">
      <w:pPr>
        <w:jc w:val="both"/>
        <w:rPr>
          <w:ins w:id="161" w:author="Arun Rai" w:date="2026-09-16T20:09:00Z" w16du:dateUtc="2026-09-16T14:24:00Z"/>
          <w:rFonts w:ascii="Times New Roman" w:hAnsi="Times New Roman" w:cs="Times New Roman"/>
          <w:color w:val="FFFFFF" w:themeColor="background1"/>
          <w:rPrChange w:id="162" w:author="Arun Rai" w:date="2026-09-23T23:05:00Z" w16du:dateUtc="2026-09-23T17:20:00Z">
            <w:rPr>
              <w:ins w:id="163" w:author="Arun Rai" w:date="2026-09-16T20:09:00Z" w16du:dateUtc="2026-09-16T14:24:00Z"/>
              <w:rFonts w:ascii="Times New Roman" w:hAnsi="Times New Roman" w:cs="Times New Roman"/>
            </w:rPr>
          </w:rPrChange>
        </w:rPr>
      </w:pPr>
    </w:p>
    <w:p w14:paraId="55B5930C" w14:textId="77777777" w:rsidR="00F35BE2" w:rsidRPr="007A3734" w:rsidRDefault="00F35BE2" w:rsidP="001B3AAA">
      <w:pPr>
        <w:jc w:val="both"/>
        <w:rPr>
          <w:ins w:id="164" w:author="Arun Rai" w:date="2026-09-16T20:09:00Z" w16du:dateUtc="2026-09-16T14:24:00Z"/>
          <w:rFonts w:ascii="Times New Roman" w:hAnsi="Times New Roman" w:cs="Times New Roman"/>
          <w:color w:val="FFFFFF" w:themeColor="background1"/>
          <w:rPrChange w:id="165" w:author="Arun Rai" w:date="2026-09-23T23:05:00Z" w16du:dateUtc="2026-09-23T17:20:00Z">
            <w:rPr>
              <w:ins w:id="166" w:author="Arun Rai" w:date="2026-09-16T20:09:00Z" w16du:dateUtc="2026-09-16T14:24:00Z"/>
              <w:rFonts w:ascii="Times New Roman" w:hAnsi="Times New Roman" w:cs="Times New Roman"/>
            </w:rPr>
          </w:rPrChange>
        </w:rPr>
      </w:pPr>
    </w:p>
    <w:p w14:paraId="0AB40676" w14:textId="77777777" w:rsidR="00F35BE2" w:rsidRPr="007A3734" w:rsidRDefault="00F35BE2" w:rsidP="001B3AAA">
      <w:pPr>
        <w:jc w:val="both"/>
        <w:rPr>
          <w:ins w:id="167" w:author="Arun Rai" w:date="2026-09-16T14:39:00Z" w16du:dateUtc="2026-09-16T08:54:00Z"/>
          <w:rFonts w:ascii="Times New Roman" w:hAnsi="Times New Roman" w:cs="Times New Roman"/>
          <w:color w:val="FFFFFF" w:themeColor="background1"/>
          <w:rPrChange w:id="168" w:author="Arun Rai" w:date="2026-09-23T23:05:00Z" w16du:dateUtc="2026-09-23T17:20:00Z">
            <w:rPr>
              <w:ins w:id="169" w:author="Arun Rai" w:date="2026-09-16T14:39:00Z" w16du:dateUtc="2026-09-16T08:54:00Z"/>
              <w:rFonts w:ascii="Times New Roman" w:hAnsi="Times New Roman" w:cs="Times New Roman"/>
            </w:rPr>
          </w:rPrChange>
        </w:rPr>
      </w:pPr>
    </w:p>
    <w:p w14:paraId="7FBBAB34" w14:textId="69BF37C0" w:rsidR="00D40F6A" w:rsidRPr="007A3734" w:rsidRDefault="00D40F6A">
      <w:pPr>
        <w:pStyle w:val="Heading1"/>
        <w:ind w:left="9"/>
        <w:jc w:val="both"/>
        <w:rPr>
          <w:ins w:id="170" w:author="Arun Rai" w:date="2026-09-16T16:13:00Z" w16du:dateUtc="2026-09-16T10:28:00Z"/>
          <w:rFonts w:ascii="Times New Roman" w:hAnsi="Times New Roman" w:cs="Times New Roman"/>
          <w:color w:val="FFFFFF" w:themeColor="background1"/>
          <w:rPrChange w:id="171" w:author="Arun Rai" w:date="2026-09-23T23:05:00Z" w16du:dateUtc="2026-09-23T17:20:00Z">
            <w:rPr>
              <w:ins w:id="172" w:author="Arun Rai" w:date="2026-09-16T16:13:00Z" w16du:dateUtc="2026-09-16T10:28:00Z"/>
            </w:rPr>
          </w:rPrChange>
        </w:rPr>
        <w:pPrChange w:id="173" w:author="Arun Rai" w:date="2026-09-23T23:04:00Z" w16du:dateUtc="2026-09-23T17:19:00Z">
          <w:pPr>
            <w:pStyle w:val="Heading1"/>
            <w:ind w:left="9"/>
          </w:pPr>
        </w:pPrChange>
      </w:pPr>
      <w:bookmarkStart w:id="174" w:name="_Toc240480874"/>
      <w:ins w:id="175" w:author="Arun Rai" w:date="2026-09-16T16:13:00Z" w16du:dateUtc="2026-09-16T10:28:00Z">
        <w:r w:rsidRPr="007A3734">
          <w:rPr>
            <w:rFonts w:ascii="Times New Roman" w:hAnsi="Times New Roman" w:cs="Times New Roman"/>
            <w:color w:val="FFFFFF" w:themeColor="background1"/>
            <w:rPrChange w:id="176" w:author="Arun Rai" w:date="2026-09-23T23:05:00Z" w16du:dateUtc="2026-09-23T17:20:00Z">
              <w:rPr/>
            </w:rPrChange>
          </w:rPr>
          <w:lastRenderedPageBreak/>
          <w:t>ACKNOWLEDGEMENT</w:t>
        </w:r>
        <w:bookmarkEnd w:id="174"/>
      </w:ins>
    </w:p>
    <w:p w14:paraId="0B13499A" w14:textId="712533F5" w:rsidR="003B7931" w:rsidRPr="007A3734" w:rsidRDefault="003B7931">
      <w:pPr>
        <w:spacing w:after="5"/>
        <w:ind w:left="19" w:right="47"/>
        <w:jc w:val="both"/>
        <w:rPr>
          <w:ins w:id="177" w:author="Arun Rai" w:date="2026-09-16T19:51:00Z" w16du:dateUtc="2026-09-16T14:06:00Z"/>
          <w:rFonts w:ascii="Times New Roman" w:hAnsi="Times New Roman" w:cs="Times New Roman"/>
          <w:color w:val="FFFFFF" w:themeColor="background1"/>
          <w:rPrChange w:id="178" w:author="Arun Rai" w:date="2026-09-23T23:05:00Z" w16du:dateUtc="2026-09-23T17:20:00Z">
            <w:rPr>
              <w:ins w:id="179" w:author="Arun Rai" w:date="2026-09-16T19:51:00Z" w16du:dateUtc="2026-09-16T14:06:00Z"/>
            </w:rPr>
          </w:rPrChange>
        </w:rPr>
        <w:pPrChange w:id="180" w:author="Arun Rai" w:date="2026-09-23T23:04:00Z" w16du:dateUtc="2026-09-23T17:19:00Z">
          <w:pPr>
            <w:ind w:left="19" w:right="47"/>
          </w:pPr>
        </w:pPrChange>
      </w:pPr>
      <w:ins w:id="181" w:author="Arun Rai" w:date="2026-09-16T19:51:00Z" w16du:dateUtc="2026-09-16T14:06:00Z">
        <w:r w:rsidRPr="007A3734">
          <w:rPr>
            <w:rFonts w:ascii="Times New Roman" w:hAnsi="Times New Roman" w:cs="Times New Roman"/>
            <w:color w:val="FFFFFF" w:themeColor="background1"/>
            <w:rPrChange w:id="182" w:author="Arun Rai" w:date="2026-09-23T23:05:00Z" w16du:dateUtc="2026-09-23T17:20:00Z">
              <w:rPr/>
            </w:rPrChange>
          </w:rPr>
          <w:t xml:space="preserve">They gave me the encouragement. Help, I needed to keep going. My supervisor also gave me feedback that made my work better. Thanks to them, I could. Make my work better. I am grateful to my supervisor for their help. My supervisor supported me. I got the help I needed. They checked my work. Told me how to improve. I am very grateful. I couldn't have done this project without the instructors from the BSc (Hons) Software Engineering program. They showed me what I had to learn. My family and friends helped me too. They inspired me. They gave me ideas. Feedback. Support. My supervisor, the lecturers of the BSc (Hons) Software Engineering course and my family and friends all helped me. I am thankful to the Software Engineering course lecturers, my supervisor, my family and friends for their help. Thus, I am pleased to take this opportunity to thank everyone who assisted me with the completion of my final year project, </w:t>
        </w:r>
        <w:proofErr w:type="spellStart"/>
        <w:r w:rsidRPr="007A3734">
          <w:rPr>
            <w:rFonts w:ascii="Times New Roman" w:hAnsi="Times New Roman" w:cs="Times New Roman"/>
            <w:color w:val="FFFFFF" w:themeColor="background1"/>
            <w:rPrChange w:id="183" w:author="Arun Rai" w:date="2026-09-23T23:05:00Z" w16du:dateUtc="2026-09-23T17:20:00Z">
              <w:rPr/>
            </w:rPrChange>
          </w:rPr>
          <w:t>SilentHelp</w:t>
        </w:r>
        <w:proofErr w:type="spellEnd"/>
        <w:r w:rsidRPr="007A3734">
          <w:rPr>
            <w:rFonts w:ascii="Times New Roman" w:hAnsi="Times New Roman" w:cs="Times New Roman"/>
            <w:color w:val="FFFFFF" w:themeColor="background1"/>
            <w:rPrChange w:id="184" w:author="Arun Rai" w:date="2026-09-23T23:05:00Z" w16du:dateUtc="2026-09-23T17:20:00Z">
              <w:rPr/>
            </w:rPrChange>
          </w:rPr>
          <w:t>. I want to thank the BSc (Hons) Software Engineering course lecturers for their help. I also want to thank my family and friends for their support. I want to thank my supervisor again for all that they did for me. I am grateful to everyone who helped me with this project, including the people who gave me ideas and feedback and the people who supported me in various ways.</w:t>
        </w:r>
      </w:ins>
    </w:p>
    <w:p w14:paraId="7DFB57CF" w14:textId="230E3883" w:rsidR="003B7931" w:rsidRPr="007A3734" w:rsidRDefault="003B7931">
      <w:pPr>
        <w:spacing w:after="259" w:line="259" w:lineRule="auto"/>
        <w:ind w:left="19" w:right="47"/>
        <w:jc w:val="both"/>
        <w:rPr>
          <w:ins w:id="185" w:author="Arun Rai" w:date="2026-09-16T19:51:00Z" w16du:dateUtc="2026-09-16T14:06:00Z"/>
          <w:rFonts w:ascii="Times New Roman" w:hAnsi="Times New Roman" w:cs="Times New Roman"/>
          <w:color w:val="FFFFFF" w:themeColor="background1"/>
          <w:rPrChange w:id="186" w:author="Arun Rai" w:date="2026-09-23T23:05:00Z" w16du:dateUtc="2026-09-23T17:20:00Z">
            <w:rPr>
              <w:ins w:id="187" w:author="Arun Rai" w:date="2026-09-16T19:51:00Z" w16du:dateUtc="2026-09-16T14:06:00Z"/>
            </w:rPr>
          </w:rPrChange>
        </w:rPr>
        <w:pPrChange w:id="188" w:author="Arun Rai" w:date="2026-09-23T23:04:00Z" w16du:dateUtc="2026-09-23T17:19:00Z">
          <w:pPr>
            <w:spacing w:after="259" w:line="259" w:lineRule="auto"/>
            <w:ind w:left="19" w:right="47"/>
          </w:pPr>
        </w:pPrChange>
      </w:pPr>
      <w:ins w:id="189" w:author="Arun Rai" w:date="2026-09-16T19:51:00Z" w16du:dateUtc="2026-09-16T14:06:00Z">
        <w:r w:rsidRPr="007A3734">
          <w:rPr>
            <w:rFonts w:ascii="Times New Roman" w:eastAsia="Calibri" w:hAnsi="Times New Roman" w:cs="Times New Roman"/>
            <w:noProof/>
            <w:color w:val="FFFFFF" w:themeColor="background1"/>
            <w:rPrChange w:id="190" w:author="Arun Rai" w:date="2026-09-23T23:05:00Z" w16du:dateUtc="2026-09-23T17:20:00Z">
              <w:rPr>
                <w:rFonts w:ascii="Calibri" w:eastAsia="Calibri" w:hAnsi="Calibri" w:cs="Calibri"/>
                <w:noProof/>
              </w:rPr>
            </w:rPrChange>
          </w:rPr>
          <mc:AlternateContent>
            <mc:Choice Requires="wpg">
              <w:drawing>
                <wp:anchor distT="0" distB="0" distL="114300" distR="114300" simplePos="0" relativeHeight="251662336" behindDoc="0" locked="0" layoutInCell="1" allowOverlap="1" wp14:anchorId="61F22933" wp14:editId="22237846">
                  <wp:simplePos x="0" y="0"/>
                  <wp:positionH relativeFrom="page">
                    <wp:posOffset>304800</wp:posOffset>
                  </wp:positionH>
                  <wp:positionV relativeFrom="page">
                    <wp:posOffset>310897</wp:posOffset>
                  </wp:positionV>
                  <wp:extent cx="6096" cy="9438132"/>
                  <wp:effectExtent l="0" t="0" r="0" b="0"/>
                  <wp:wrapSquare wrapText="bothSides"/>
                  <wp:docPr id="60077" name="Group 6007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689" name="Shape 7168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98EE4D3" id="Group 60077" o:spid="_x0000_s1026" style="position:absolute;margin-left:24pt;margin-top:24.5pt;width:.5pt;height:743.15pt;z-index:251662336;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">
                  <v:shape id="Shape 71689"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" path="m,l9144,r,9438132l,9438132,,e" fillcolor="black" stroked="f" strokeweight="0">
                    <v:stroke miterlimit="83231f" joinstyle="miter"/>
                    <v:path arrowok="t" textboxrect="0,0,9144,9438132"/>
                  </v:shape>
                  <w10:wrap type="square" anchorx="page" anchory="page"/>
                </v:group>
              </w:pict>
            </mc:Fallback>
          </mc:AlternateContent>
        </w:r>
        <w:r w:rsidRPr="007A3734">
          <w:rPr>
            <w:rFonts w:ascii="Times New Roman" w:eastAsia="Calibri" w:hAnsi="Times New Roman" w:cs="Times New Roman"/>
            <w:noProof/>
            <w:color w:val="FFFFFF" w:themeColor="background1"/>
            <w:rPrChange w:id="191" w:author="Arun Rai" w:date="2026-09-23T23:05:00Z" w16du:dateUtc="2026-09-23T17:20:00Z">
              <w:rPr>
                <w:rFonts w:ascii="Calibri" w:eastAsia="Calibri" w:hAnsi="Calibri" w:cs="Calibri"/>
                <w:noProof/>
              </w:rPr>
            </w:rPrChange>
          </w:rPr>
          <mc:AlternateContent>
            <mc:Choice Requires="wpg">
              <w:drawing>
                <wp:anchor distT="0" distB="0" distL="114300" distR="114300" simplePos="0" relativeHeight="251663360" behindDoc="0" locked="0" layoutInCell="1" allowOverlap="1" wp14:anchorId="45C9DABD" wp14:editId="6BD95F2C">
                  <wp:simplePos x="0" y="0"/>
                  <wp:positionH relativeFrom="page">
                    <wp:posOffset>7463028</wp:posOffset>
                  </wp:positionH>
                  <wp:positionV relativeFrom="page">
                    <wp:posOffset>310897</wp:posOffset>
                  </wp:positionV>
                  <wp:extent cx="6096" cy="9438132"/>
                  <wp:effectExtent l="0" t="0" r="0" b="0"/>
                  <wp:wrapSquare wrapText="bothSides"/>
                  <wp:docPr id="60078" name="Group 6007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691" name="Shape 7169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0DB1682" id="Group 60078" o:spid="_x0000_s1026" style="position:absolute;margin-left:587.65pt;margin-top:24.5pt;width:.5pt;height:743.15pt;z-index:251663360;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">
                  <v:shape id="Shape 71691"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" path="m,l9144,r,9438132l,9438132,,e" fillcolor="black" stroked="f" strokeweight="0">
                    <v:stroke miterlimit="83231f" joinstyle="miter"/>
                    <v:path arrowok="t" textboxrect="0,0,9144,9438132"/>
                  </v:shape>
                  <w10:wrap type="square" anchorx="page" anchory="page"/>
                </v:group>
              </w:pict>
            </mc:Fallback>
          </mc:AlternateContent>
        </w:r>
        <w:r w:rsidRPr="007A3734">
          <w:rPr>
            <w:rFonts w:ascii="Times New Roman" w:hAnsi="Times New Roman" w:cs="Times New Roman"/>
            <w:color w:val="FFFFFF" w:themeColor="background1"/>
            <w:rPrChange w:id="192" w:author="Arun Rai" w:date="2026-09-23T23:05:00Z" w16du:dateUtc="2026-09-23T17:20:00Z">
              <w:rPr/>
            </w:rPrChange>
          </w:rPr>
          <w:t>Arun Sagar Rai</w:t>
        </w:r>
      </w:ins>
    </w:p>
    <w:p w14:paraId="2E648940" w14:textId="4F285CE6" w:rsidR="003B7931" w:rsidRPr="007A3734" w:rsidRDefault="003B7931">
      <w:pPr>
        <w:spacing w:after="257" w:line="259" w:lineRule="auto"/>
        <w:ind w:left="19" w:right="47"/>
        <w:jc w:val="both"/>
        <w:rPr>
          <w:ins w:id="193" w:author="Arun Rai" w:date="2026-09-16T19:51:00Z" w16du:dateUtc="2026-09-16T14:06:00Z"/>
          <w:rFonts w:ascii="Times New Roman" w:hAnsi="Times New Roman" w:cs="Times New Roman"/>
          <w:color w:val="FFFFFF" w:themeColor="background1"/>
          <w:rPrChange w:id="194" w:author="Arun Rai" w:date="2026-09-23T23:05:00Z" w16du:dateUtc="2026-09-23T17:20:00Z">
            <w:rPr>
              <w:ins w:id="195" w:author="Arun Rai" w:date="2026-09-16T19:51:00Z" w16du:dateUtc="2026-09-16T14:06:00Z"/>
            </w:rPr>
          </w:rPrChange>
        </w:rPr>
        <w:pPrChange w:id="196" w:author="Arun Rai" w:date="2026-09-23T23:04:00Z" w16du:dateUtc="2026-09-23T17:19:00Z">
          <w:pPr>
            <w:spacing w:after="257" w:line="259" w:lineRule="auto"/>
            <w:ind w:left="19" w:right="47"/>
          </w:pPr>
        </w:pPrChange>
      </w:pPr>
      <w:ins w:id="197" w:author="Arun Rai" w:date="2026-09-16T19:51:00Z" w16du:dateUtc="2026-09-16T14:06:00Z">
        <w:r w:rsidRPr="007A3734">
          <w:rPr>
            <w:rFonts w:ascii="Times New Roman" w:hAnsi="Times New Roman" w:cs="Times New Roman"/>
            <w:color w:val="FFFFFF" w:themeColor="background1"/>
            <w:rPrChange w:id="198" w:author="Arun Rai" w:date="2026-09-23T23:05:00Z" w16du:dateUtc="2026-09-23T17:20:00Z">
              <w:rPr/>
            </w:rPrChange>
          </w:rPr>
          <w:t>16 September 2026</w:t>
        </w:r>
      </w:ins>
    </w:p>
    <w:p w14:paraId="6DFC8BEE" w14:textId="77777777" w:rsidR="009C6A9A" w:rsidRPr="007A3734" w:rsidRDefault="009C6A9A" w:rsidP="001B3AAA">
      <w:pPr>
        <w:jc w:val="both"/>
        <w:rPr>
          <w:ins w:id="199" w:author="Arun Rai" w:date="2026-09-16T14:39:00Z" w16du:dateUtc="2026-09-16T08:54:00Z"/>
          <w:rFonts w:ascii="Times New Roman" w:hAnsi="Times New Roman" w:cs="Times New Roman"/>
          <w:color w:val="FFFFFF" w:themeColor="background1"/>
          <w:rPrChange w:id="200" w:author="Arun Rai" w:date="2026-09-23T23:05:00Z" w16du:dateUtc="2026-09-23T17:20:00Z">
            <w:rPr>
              <w:ins w:id="201" w:author="Arun Rai" w:date="2026-09-16T14:39:00Z" w16du:dateUtc="2026-09-16T08:54:00Z"/>
              <w:rFonts w:ascii="Times New Roman" w:hAnsi="Times New Roman" w:cs="Times New Roman"/>
            </w:rPr>
          </w:rPrChange>
        </w:rPr>
      </w:pPr>
    </w:p>
    <w:p w14:paraId="3332878B" w14:textId="77777777" w:rsidR="009C6A9A" w:rsidRPr="007A3734" w:rsidRDefault="009C6A9A" w:rsidP="001B3AAA">
      <w:pPr>
        <w:jc w:val="both"/>
        <w:rPr>
          <w:ins w:id="202" w:author="Arun Rai" w:date="2026-09-16T14:39:00Z" w16du:dateUtc="2026-09-16T08:54:00Z"/>
          <w:rFonts w:ascii="Times New Roman" w:hAnsi="Times New Roman" w:cs="Times New Roman"/>
          <w:color w:val="FFFFFF" w:themeColor="background1"/>
          <w:rPrChange w:id="203" w:author="Arun Rai" w:date="2026-09-23T23:05:00Z" w16du:dateUtc="2026-09-23T17:20:00Z">
            <w:rPr>
              <w:ins w:id="204" w:author="Arun Rai" w:date="2026-09-16T14:39:00Z" w16du:dateUtc="2026-09-16T08:54:00Z"/>
              <w:rFonts w:ascii="Times New Roman" w:hAnsi="Times New Roman" w:cs="Times New Roman"/>
            </w:rPr>
          </w:rPrChange>
        </w:rPr>
      </w:pPr>
    </w:p>
    <w:p w14:paraId="2F898987" w14:textId="77777777" w:rsidR="009C6A9A" w:rsidRPr="007A3734" w:rsidRDefault="009C6A9A" w:rsidP="001B3AAA">
      <w:pPr>
        <w:jc w:val="both"/>
        <w:rPr>
          <w:ins w:id="205" w:author="Arun Rai" w:date="2026-09-16T14:39:00Z" w16du:dateUtc="2026-09-16T08:54:00Z"/>
          <w:rFonts w:ascii="Times New Roman" w:hAnsi="Times New Roman" w:cs="Times New Roman"/>
          <w:color w:val="FFFFFF" w:themeColor="background1"/>
          <w:rPrChange w:id="206" w:author="Arun Rai" w:date="2026-09-23T23:05:00Z" w16du:dateUtc="2026-09-23T17:20:00Z">
            <w:rPr>
              <w:ins w:id="207" w:author="Arun Rai" w:date="2026-09-16T14:39:00Z" w16du:dateUtc="2026-09-16T08:54:00Z"/>
              <w:rFonts w:ascii="Times New Roman" w:hAnsi="Times New Roman" w:cs="Times New Roman"/>
            </w:rPr>
          </w:rPrChange>
        </w:rPr>
      </w:pPr>
    </w:p>
    <w:p w14:paraId="7160FAE3" w14:textId="77777777" w:rsidR="009C6A9A" w:rsidRPr="007A3734" w:rsidRDefault="009C6A9A" w:rsidP="001B3AAA">
      <w:pPr>
        <w:jc w:val="both"/>
        <w:rPr>
          <w:ins w:id="208" w:author="Arun Rai" w:date="2026-09-16T14:39:00Z" w16du:dateUtc="2026-09-16T08:54:00Z"/>
          <w:rFonts w:ascii="Times New Roman" w:hAnsi="Times New Roman" w:cs="Times New Roman"/>
          <w:color w:val="FFFFFF" w:themeColor="background1"/>
          <w:rPrChange w:id="209" w:author="Arun Rai" w:date="2026-09-23T23:05:00Z" w16du:dateUtc="2026-09-23T17:20:00Z">
            <w:rPr>
              <w:ins w:id="210" w:author="Arun Rai" w:date="2026-09-16T14:39:00Z" w16du:dateUtc="2026-09-16T08:54:00Z"/>
              <w:rFonts w:ascii="Times New Roman" w:hAnsi="Times New Roman" w:cs="Times New Roman"/>
            </w:rPr>
          </w:rPrChange>
        </w:rPr>
      </w:pPr>
    </w:p>
    <w:p w14:paraId="15D77A7E" w14:textId="77777777" w:rsidR="009C6A9A" w:rsidRPr="007A3734" w:rsidRDefault="009C6A9A" w:rsidP="001B3AAA">
      <w:pPr>
        <w:jc w:val="both"/>
        <w:rPr>
          <w:ins w:id="211" w:author="Arun Rai" w:date="2026-09-16T14:39:00Z" w16du:dateUtc="2026-09-16T08:54:00Z"/>
          <w:rFonts w:ascii="Times New Roman" w:hAnsi="Times New Roman" w:cs="Times New Roman"/>
          <w:color w:val="FFFFFF" w:themeColor="background1"/>
          <w:rPrChange w:id="212" w:author="Arun Rai" w:date="2026-09-23T23:05:00Z" w16du:dateUtc="2026-09-23T17:20:00Z">
            <w:rPr>
              <w:ins w:id="213" w:author="Arun Rai" w:date="2026-09-16T14:39:00Z" w16du:dateUtc="2026-09-16T08:54:00Z"/>
              <w:rFonts w:ascii="Times New Roman" w:hAnsi="Times New Roman" w:cs="Times New Roman"/>
            </w:rPr>
          </w:rPrChange>
        </w:rPr>
      </w:pPr>
    </w:p>
    <w:p w14:paraId="6AEAC602" w14:textId="77777777" w:rsidR="009C6A9A" w:rsidRPr="007A3734" w:rsidRDefault="009C6A9A" w:rsidP="001B3AAA">
      <w:pPr>
        <w:jc w:val="both"/>
        <w:rPr>
          <w:ins w:id="214" w:author="Arun Rai" w:date="2026-09-16T14:39:00Z" w16du:dateUtc="2026-09-16T08:54:00Z"/>
          <w:rFonts w:ascii="Times New Roman" w:hAnsi="Times New Roman" w:cs="Times New Roman"/>
          <w:color w:val="FFFFFF" w:themeColor="background1"/>
          <w:rPrChange w:id="215" w:author="Arun Rai" w:date="2026-09-23T23:05:00Z" w16du:dateUtc="2026-09-23T17:20:00Z">
            <w:rPr>
              <w:ins w:id="216" w:author="Arun Rai" w:date="2026-09-16T14:39:00Z" w16du:dateUtc="2026-09-16T08:54:00Z"/>
              <w:rFonts w:ascii="Times New Roman" w:hAnsi="Times New Roman" w:cs="Times New Roman"/>
            </w:rPr>
          </w:rPrChange>
        </w:rPr>
      </w:pPr>
    </w:p>
    <w:p w14:paraId="67F8F7D5" w14:textId="77777777" w:rsidR="009C6A9A" w:rsidRPr="007A3734" w:rsidRDefault="009C6A9A" w:rsidP="001B3AAA">
      <w:pPr>
        <w:jc w:val="both"/>
        <w:rPr>
          <w:ins w:id="217" w:author="Arun Rai" w:date="2026-09-16T14:39:00Z" w16du:dateUtc="2026-09-16T08:54:00Z"/>
          <w:rFonts w:ascii="Times New Roman" w:hAnsi="Times New Roman" w:cs="Times New Roman"/>
          <w:color w:val="FFFFFF" w:themeColor="background1"/>
          <w:rPrChange w:id="218" w:author="Arun Rai" w:date="2026-09-23T23:05:00Z" w16du:dateUtc="2026-09-23T17:20:00Z">
            <w:rPr>
              <w:ins w:id="219" w:author="Arun Rai" w:date="2026-09-16T14:39:00Z" w16du:dateUtc="2026-09-16T08:54:00Z"/>
              <w:rFonts w:ascii="Times New Roman" w:hAnsi="Times New Roman" w:cs="Times New Roman"/>
            </w:rPr>
          </w:rPrChange>
        </w:rPr>
      </w:pPr>
    </w:p>
    <w:p w14:paraId="59ADD30A" w14:textId="77777777" w:rsidR="009C6A9A" w:rsidRPr="007A3734" w:rsidRDefault="009C6A9A" w:rsidP="001B3AAA">
      <w:pPr>
        <w:jc w:val="both"/>
        <w:rPr>
          <w:ins w:id="220" w:author="Arun Rai" w:date="2026-09-16T14:39:00Z" w16du:dateUtc="2026-09-16T08:54:00Z"/>
          <w:rFonts w:ascii="Times New Roman" w:hAnsi="Times New Roman" w:cs="Times New Roman"/>
          <w:color w:val="FFFFFF" w:themeColor="background1"/>
          <w:rPrChange w:id="221" w:author="Arun Rai" w:date="2026-09-23T23:05:00Z" w16du:dateUtc="2026-09-23T17:20:00Z">
            <w:rPr>
              <w:ins w:id="222" w:author="Arun Rai" w:date="2026-09-16T14:39:00Z" w16du:dateUtc="2026-09-16T08:54:00Z"/>
              <w:rFonts w:ascii="Times New Roman" w:hAnsi="Times New Roman" w:cs="Times New Roman"/>
            </w:rPr>
          </w:rPrChange>
        </w:rPr>
      </w:pPr>
    </w:p>
    <w:p w14:paraId="3EC6B15C" w14:textId="77777777" w:rsidR="009C6A9A" w:rsidRPr="007A3734" w:rsidRDefault="009C6A9A" w:rsidP="001B3AAA">
      <w:pPr>
        <w:jc w:val="both"/>
        <w:rPr>
          <w:ins w:id="223" w:author="Arun Rai" w:date="2026-09-16T14:39:00Z" w16du:dateUtc="2026-09-16T08:54:00Z"/>
          <w:rFonts w:ascii="Times New Roman" w:hAnsi="Times New Roman" w:cs="Times New Roman"/>
          <w:color w:val="FFFFFF" w:themeColor="background1"/>
          <w:rPrChange w:id="224" w:author="Arun Rai" w:date="2026-09-23T23:05:00Z" w16du:dateUtc="2026-09-23T17:20:00Z">
            <w:rPr>
              <w:ins w:id="225" w:author="Arun Rai" w:date="2026-09-16T14:39:00Z" w16du:dateUtc="2026-09-16T08:54:00Z"/>
              <w:rFonts w:ascii="Times New Roman" w:hAnsi="Times New Roman" w:cs="Times New Roman"/>
            </w:rPr>
          </w:rPrChange>
        </w:rPr>
      </w:pPr>
    </w:p>
    <w:p w14:paraId="6EE6AB91" w14:textId="77777777" w:rsidR="009C6A9A" w:rsidRPr="007A3734" w:rsidRDefault="009C6A9A" w:rsidP="001B3AAA">
      <w:pPr>
        <w:jc w:val="both"/>
        <w:rPr>
          <w:ins w:id="226" w:author="Arun Rai" w:date="2026-09-16T14:39:00Z" w16du:dateUtc="2026-09-16T08:54:00Z"/>
          <w:rFonts w:ascii="Times New Roman" w:hAnsi="Times New Roman" w:cs="Times New Roman"/>
          <w:color w:val="FFFFFF" w:themeColor="background1"/>
          <w:rPrChange w:id="227" w:author="Arun Rai" w:date="2026-09-23T23:05:00Z" w16du:dateUtc="2026-09-23T17:20:00Z">
            <w:rPr>
              <w:ins w:id="228" w:author="Arun Rai" w:date="2026-09-16T14:39:00Z" w16du:dateUtc="2026-09-16T08:54:00Z"/>
              <w:rFonts w:ascii="Times New Roman" w:hAnsi="Times New Roman" w:cs="Times New Roman"/>
            </w:rPr>
          </w:rPrChange>
        </w:rPr>
      </w:pPr>
    </w:p>
    <w:p w14:paraId="0E28D383" w14:textId="77777777" w:rsidR="009C6A9A" w:rsidRPr="007A3734" w:rsidRDefault="009C6A9A" w:rsidP="001B3AAA">
      <w:pPr>
        <w:jc w:val="both"/>
        <w:rPr>
          <w:ins w:id="229" w:author="Arun Rai" w:date="2026-09-16T14:39:00Z" w16du:dateUtc="2026-09-16T08:54:00Z"/>
          <w:rFonts w:ascii="Times New Roman" w:hAnsi="Times New Roman" w:cs="Times New Roman"/>
          <w:color w:val="FFFFFF" w:themeColor="background1"/>
          <w:rPrChange w:id="230" w:author="Arun Rai" w:date="2026-09-23T23:05:00Z" w16du:dateUtc="2026-09-23T17:20:00Z">
            <w:rPr>
              <w:ins w:id="231" w:author="Arun Rai" w:date="2026-09-16T14:39:00Z" w16du:dateUtc="2026-09-16T08:54:00Z"/>
              <w:rFonts w:ascii="Times New Roman" w:hAnsi="Times New Roman" w:cs="Times New Roman"/>
            </w:rPr>
          </w:rPrChange>
        </w:rPr>
      </w:pPr>
    </w:p>
    <w:p w14:paraId="727A3BC0" w14:textId="77777777" w:rsidR="009C6A9A" w:rsidRPr="007A3734" w:rsidRDefault="009C6A9A" w:rsidP="001B3AAA">
      <w:pPr>
        <w:jc w:val="both"/>
        <w:rPr>
          <w:ins w:id="232" w:author="Arun Rai" w:date="2026-09-16T14:39:00Z" w16du:dateUtc="2026-09-16T08:54:00Z"/>
          <w:rFonts w:ascii="Times New Roman" w:hAnsi="Times New Roman" w:cs="Times New Roman"/>
          <w:color w:val="FFFFFF" w:themeColor="background1"/>
          <w:rPrChange w:id="233" w:author="Arun Rai" w:date="2026-09-23T23:05:00Z" w16du:dateUtc="2026-09-23T17:20:00Z">
            <w:rPr>
              <w:ins w:id="234" w:author="Arun Rai" w:date="2026-09-16T14:39:00Z" w16du:dateUtc="2026-09-16T08:54:00Z"/>
              <w:rFonts w:ascii="Times New Roman" w:hAnsi="Times New Roman" w:cs="Times New Roman"/>
            </w:rPr>
          </w:rPrChange>
        </w:rPr>
      </w:pPr>
    </w:p>
    <w:p w14:paraId="4CFE962F" w14:textId="77777777" w:rsidR="009C6A9A" w:rsidRPr="007A3734" w:rsidRDefault="009C6A9A" w:rsidP="001B3AAA">
      <w:pPr>
        <w:jc w:val="both"/>
        <w:rPr>
          <w:ins w:id="235" w:author="Arun Rai" w:date="2026-09-16T14:39:00Z" w16du:dateUtc="2026-09-16T08:54:00Z"/>
          <w:rFonts w:ascii="Times New Roman" w:hAnsi="Times New Roman" w:cs="Times New Roman"/>
          <w:color w:val="FFFFFF" w:themeColor="background1"/>
          <w:rPrChange w:id="236" w:author="Arun Rai" w:date="2026-09-23T23:05:00Z" w16du:dateUtc="2026-09-23T17:20:00Z">
            <w:rPr>
              <w:ins w:id="237" w:author="Arun Rai" w:date="2026-09-16T14:39:00Z" w16du:dateUtc="2026-09-16T08:54:00Z"/>
              <w:rFonts w:ascii="Times New Roman" w:hAnsi="Times New Roman" w:cs="Times New Roman"/>
            </w:rPr>
          </w:rPrChange>
        </w:rPr>
      </w:pPr>
    </w:p>
    <w:p w14:paraId="74D06E6C" w14:textId="77777777" w:rsidR="009C6A9A" w:rsidRPr="007A3734" w:rsidRDefault="009C6A9A" w:rsidP="001B3AAA">
      <w:pPr>
        <w:jc w:val="both"/>
        <w:rPr>
          <w:ins w:id="238" w:author="Arun Rai" w:date="2026-09-16T20:09:00Z" w16du:dateUtc="2026-09-16T14:24:00Z"/>
          <w:rFonts w:ascii="Times New Roman" w:hAnsi="Times New Roman" w:cs="Times New Roman"/>
          <w:color w:val="FFFFFF" w:themeColor="background1"/>
          <w:rPrChange w:id="239" w:author="Arun Rai" w:date="2026-09-23T23:05:00Z" w16du:dateUtc="2026-09-23T17:20:00Z">
            <w:rPr>
              <w:ins w:id="240" w:author="Arun Rai" w:date="2026-09-16T20:09:00Z" w16du:dateUtc="2026-09-16T14:24:00Z"/>
              <w:rFonts w:ascii="Times New Roman" w:hAnsi="Times New Roman" w:cs="Times New Roman"/>
            </w:rPr>
          </w:rPrChange>
        </w:rPr>
      </w:pPr>
    </w:p>
    <w:p w14:paraId="5A3A9E89" w14:textId="77777777" w:rsidR="000914E4" w:rsidRPr="007A3734" w:rsidRDefault="000914E4" w:rsidP="001B3AAA">
      <w:pPr>
        <w:jc w:val="both"/>
        <w:rPr>
          <w:ins w:id="241" w:author="Arun Rai" w:date="2026-09-16T14:39:00Z" w16du:dateUtc="2026-09-16T08:54:00Z"/>
          <w:rFonts w:ascii="Times New Roman" w:hAnsi="Times New Roman" w:cs="Times New Roman"/>
          <w:color w:val="FFFFFF" w:themeColor="background1"/>
          <w:rPrChange w:id="242" w:author="Arun Rai" w:date="2026-09-23T23:05:00Z" w16du:dateUtc="2026-09-23T17:20:00Z">
            <w:rPr>
              <w:ins w:id="243" w:author="Arun Rai" w:date="2026-09-16T14:39:00Z" w16du:dateUtc="2026-09-16T08:54:00Z"/>
              <w:rFonts w:ascii="Times New Roman" w:hAnsi="Times New Roman" w:cs="Times New Roman"/>
            </w:rPr>
          </w:rPrChange>
        </w:rPr>
      </w:pPr>
    </w:p>
    <w:customXmlInsRangeStart w:id="244" w:author="Arun Rai" w:date="2026-09-16T16:14:00Z"/>
    <w:sdt>
      <w:sdtPr>
        <w:rPr>
          <w:rFonts w:ascii="Times New Roman" w:eastAsiaTheme="minorHAnsi" w:hAnsi="Times New Roman" w:cs="Times New Roman"/>
          <w:color w:val="FFFFFF" w:themeColor="background1"/>
          <w:kern w:val="2"/>
          <w:sz w:val="24"/>
          <w:szCs w:val="24"/>
          <w:lang w:val="en-GB"/>
          <w14:ligatures w14:val="standardContextual"/>
        </w:rPr>
        <w:id w:val="752946560"/>
        <w:docPartObj>
          <w:docPartGallery w:val="Table of Contents"/>
          <w:docPartUnique/>
        </w:docPartObj>
      </w:sdtPr>
      <w:sdtEndPr>
        <w:rPr>
          <w:b/>
          <w:bCs/>
          <w:noProof/>
        </w:rPr>
      </w:sdtEndPr>
      <w:sdtContent>
        <w:customXmlInsRangeEnd w:id="244"/>
        <w:p w14:paraId="71698FEF" w14:textId="4A4B71BD" w:rsidR="000A7C45" w:rsidRPr="007A3734" w:rsidRDefault="000A7C45">
          <w:pPr>
            <w:pStyle w:val="TOCHeading"/>
            <w:jc w:val="both"/>
            <w:rPr>
              <w:ins w:id="245" w:author="Arun Rai" w:date="2026-09-16T16:14:00Z" w16du:dateUtc="2026-09-16T10:29:00Z"/>
              <w:rFonts w:ascii="Times New Roman" w:hAnsi="Times New Roman" w:cs="Times New Roman"/>
              <w:color w:val="FFFFFF" w:themeColor="background1"/>
              <w:rPrChange w:id="246" w:author="Arun Rai" w:date="2026-09-23T23:05:00Z" w16du:dateUtc="2026-09-23T17:20:00Z">
                <w:rPr>
                  <w:ins w:id="247" w:author="Arun Rai" w:date="2026-09-16T16:14:00Z" w16du:dateUtc="2026-09-16T10:29:00Z"/>
                </w:rPr>
              </w:rPrChange>
            </w:rPr>
            <w:pPrChange w:id="248" w:author="Arun Rai" w:date="2026-09-23T23:04:00Z" w16du:dateUtc="2026-09-23T17:19:00Z">
              <w:pPr>
                <w:pStyle w:val="TOCHeading"/>
              </w:pPr>
            </w:pPrChange>
          </w:pPr>
          <w:ins w:id="249" w:author="Arun Rai" w:date="2026-09-16T16:14:00Z" w16du:dateUtc="2026-09-16T10:29:00Z">
            <w:r w:rsidRPr="007A3734">
              <w:rPr>
                <w:rFonts w:ascii="Times New Roman" w:hAnsi="Times New Roman" w:cs="Times New Roman"/>
                <w:color w:val="FFFFFF" w:themeColor="background1"/>
                <w:rPrChange w:id="250" w:author="Arun Rai" w:date="2026-09-23T23:05:00Z" w16du:dateUtc="2026-09-23T17:20:00Z">
                  <w:rPr/>
                </w:rPrChange>
              </w:rPr>
              <w:t>Table of Contents</w:t>
            </w:r>
          </w:ins>
        </w:p>
        <w:p w14:paraId="79189D7F" w14:textId="028AD835" w:rsidR="00D71015" w:rsidRPr="007A3734" w:rsidRDefault="000A7C45">
          <w:pPr>
            <w:pStyle w:val="TOC1"/>
            <w:tabs>
              <w:tab w:val="right" w:leader="dot" w:pos="9016"/>
            </w:tabs>
            <w:jc w:val="both"/>
            <w:rPr>
              <w:ins w:id="251" w:author="Arun Rai" w:date="2026-09-16T19:54:00Z" w16du:dateUtc="2026-09-16T14:09:00Z"/>
              <w:rFonts w:ascii="Times New Roman" w:eastAsiaTheme="minorEastAsia" w:hAnsi="Times New Roman" w:cs="Times New Roman"/>
              <w:noProof/>
              <w:color w:val="FFFFFF" w:themeColor="background1"/>
              <w:lang w:eastAsia="en-GB"/>
              <w:rPrChange w:id="252" w:author="Arun Rai" w:date="2026-09-23T23:05:00Z" w16du:dateUtc="2026-09-23T17:20:00Z">
                <w:rPr>
                  <w:ins w:id="253" w:author="Arun Rai" w:date="2026-09-16T19:54:00Z" w16du:dateUtc="2026-09-16T14:09:00Z"/>
                  <w:rFonts w:eastAsiaTheme="minorEastAsia"/>
                  <w:noProof/>
                  <w:lang w:eastAsia="en-GB"/>
                </w:rPr>
              </w:rPrChange>
            </w:rPr>
            <w:pPrChange w:id="254" w:author="Arun Rai" w:date="2026-09-23T23:04:00Z" w16du:dateUtc="2026-09-23T17:19:00Z">
              <w:pPr>
                <w:pStyle w:val="TOC1"/>
                <w:tabs>
                  <w:tab w:val="right" w:leader="dot" w:pos="9016"/>
                </w:tabs>
              </w:pPr>
            </w:pPrChange>
          </w:pPr>
          <w:ins w:id="255" w:author="Arun Rai" w:date="2026-09-16T16:14:00Z" w16du:dateUtc="2026-09-16T10:29:00Z">
            <w:r w:rsidRPr="007A3734">
              <w:rPr>
                <w:rFonts w:ascii="Times New Roman" w:hAnsi="Times New Roman" w:cs="Times New Roman"/>
                <w:color w:val="FFFFFF" w:themeColor="background1"/>
                <w:rPrChange w:id="256" w:author="Arun Rai" w:date="2026-09-23T23:05:00Z" w16du:dateUtc="2026-09-23T17:20:00Z">
                  <w:rPr/>
                </w:rPrChange>
              </w:rPr>
              <w:fldChar w:fldCharType="begin"/>
            </w:r>
            <w:r w:rsidRPr="007A3734">
              <w:rPr>
                <w:rFonts w:ascii="Times New Roman" w:hAnsi="Times New Roman" w:cs="Times New Roman"/>
                <w:color w:val="FFFFFF" w:themeColor="background1"/>
                <w:rPrChange w:id="257" w:author="Arun Rai" w:date="2026-09-23T23:05:00Z" w16du:dateUtc="2026-09-23T17:20:00Z">
                  <w:rPr/>
                </w:rPrChange>
              </w:rPr>
              <w:instrText xml:space="preserve"> TOC \o "1-3" \h \z \u </w:instrText>
            </w:r>
            <w:r w:rsidRPr="007A3734">
              <w:rPr>
                <w:rFonts w:ascii="Times New Roman" w:hAnsi="Times New Roman" w:cs="Times New Roman"/>
                <w:color w:val="FFFFFF" w:themeColor="background1"/>
                <w:rPrChange w:id="258" w:author="Arun Rai" w:date="2026-09-23T23:05:00Z" w16du:dateUtc="2026-09-23T17:20:00Z">
                  <w:rPr>
                    <w:b/>
                    <w:bCs/>
                    <w:noProof/>
                  </w:rPr>
                </w:rPrChange>
              </w:rPr>
              <w:fldChar w:fldCharType="separate"/>
            </w:r>
          </w:ins>
          <w:ins w:id="259" w:author="Arun Rai" w:date="2026-09-16T19:54:00Z" w16du:dateUtc="2026-09-16T14:09:00Z">
            <w:r w:rsidR="00D71015" w:rsidRPr="007A3734">
              <w:rPr>
                <w:rStyle w:val="Hyperlink"/>
                <w:rFonts w:ascii="Times New Roman" w:hAnsi="Times New Roman" w:cs="Times New Roman"/>
                <w:noProof/>
                <w:color w:val="FFFFFF" w:themeColor="background1"/>
                <w:rPrChange w:id="260" w:author="Arun Rai" w:date="2026-09-23T23:05:00Z" w16du:dateUtc="2026-09-23T17:20:00Z">
                  <w:rPr>
                    <w:rStyle w:val="Hyperlink"/>
                    <w:noProof/>
                  </w:rPr>
                </w:rPrChange>
              </w:rPr>
              <w:fldChar w:fldCharType="begin"/>
            </w:r>
            <w:r w:rsidR="00D71015" w:rsidRPr="007A3734">
              <w:rPr>
                <w:rStyle w:val="Hyperlink"/>
                <w:rFonts w:ascii="Times New Roman" w:hAnsi="Times New Roman" w:cs="Times New Roman"/>
                <w:noProof/>
                <w:color w:val="FFFFFF" w:themeColor="background1"/>
                <w:rPrChange w:id="261" w:author="Arun Rai" w:date="2026-09-23T23:05:00Z" w16du:dateUtc="2026-09-23T17:20:00Z">
                  <w:rPr>
                    <w:rStyle w:val="Hyperlink"/>
                    <w:noProof/>
                  </w:rPr>
                </w:rPrChange>
              </w:rPr>
              <w:instrText xml:space="preserve"> </w:instrText>
            </w:r>
            <w:r w:rsidR="00D71015" w:rsidRPr="007A3734">
              <w:rPr>
                <w:rFonts w:ascii="Times New Roman" w:hAnsi="Times New Roman" w:cs="Times New Roman"/>
                <w:noProof/>
                <w:color w:val="FFFFFF" w:themeColor="background1"/>
                <w:rPrChange w:id="262" w:author="Arun Rai" w:date="2026-09-23T23:05:00Z" w16du:dateUtc="2026-09-23T17:20:00Z">
                  <w:rPr>
                    <w:noProof/>
                  </w:rPr>
                </w:rPrChange>
              </w:rPr>
              <w:instrText>HYPERLINK \l "_Toc240480873"</w:instrText>
            </w:r>
            <w:r w:rsidR="00D71015" w:rsidRPr="007A3734">
              <w:rPr>
                <w:rStyle w:val="Hyperlink"/>
                <w:rFonts w:ascii="Times New Roman" w:hAnsi="Times New Roman" w:cs="Times New Roman"/>
                <w:noProof/>
                <w:color w:val="FFFFFF" w:themeColor="background1"/>
                <w:rPrChange w:id="263" w:author="Arun Rai" w:date="2026-09-23T23:05:00Z" w16du:dateUtc="2026-09-23T17:20:00Z">
                  <w:rPr>
                    <w:rStyle w:val="Hyperlink"/>
                    <w:noProof/>
                  </w:rPr>
                </w:rPrChange>
              </w:rPr>
              <w:instrText xml:space="preserve"> </w:instrText>
            </w:r>
            <w:r w:rsidR="00D71015" w:rsidRPr="006E6846">
              <w:rPr>
                <w:rStyle w:val="Hyperlink"/>
                <w:rFonts w:ascii="Times New Roman" w:hAnsi="Times New Roman" w:cs="Times New Roman"/>
                <w:noProof/>
                <w:color w:val="FFFFFF" w:themeColor="background1"/>
              </w:rPr>
            </w:r>
            <w:r w:rsidR="00D71015" w:rsidRPr="007A3734">
              <w:rPr>
                <w:rStyle w:val="Hyperlink"/>
                <w:rFonts w:ascii="Times New Roman" w:hAnsi="Times New Roman" w:cs="Times New Roman"/>
                <w:noProof/>
                <w:color w:val="FFFFFF" w:themeColor="background1"/>
                <w:rPrChange w:id="264" w:author="Arun Rai" w:date="2026-09-23T23:05:00Z" w16du:dateUtc="2026-09-23T17:20:00Z">
                  <w:rPr>
                    <w:rStyle w:val="Hyperlink"/>
                    <w:noProof/>
                  </w:rPr>
                </w:rPrChange>
              </w:rPr>
              <w:fldChar w:fldCharType="separate"/>
            </w:r>
            <w:r w:rsidR="00D71015" w:rsidRPr="007A3734">
              <w:rPr>
                <w:rStyle w:val="Hyperlink"/>
                <w:rFonts w:ascii="Times New Roman" w:hAnsi="Times New Roman" w:cs="Times New Roman"/>
                <w:noProof/>
                <w:color w:val="FFFFFF" w:themeColor="background1"/>
                <w:rPrChange w:id="265" w:author="Arun Rai" w:date="2026-09-23T23:05:00Z" w16du:dateUtc="2026-09-23T17:20:00Z">
                  <w:rPr>
                    <w:rStyle w:val="Hyperlink"/>
                    <w:rFonts w:ascii="Times New Roman" w:hAnsi="Times New Roman" w:cs="Times New Roman"/>
                    <w:noProof/>
                  </w:rPr>
                </w:rPrChange>
              </w:rPr>
              <w:t>ABSTRACT</w:t>
            </w:r>
            <w:r w:rsidR="00D71015" w:rsidRPr="007A3734">
              <w:rPr>
                <w:rFonts w:ascii="Times New Roman" w:hAnsi="Times New Roman" w:cs="Times New Roman"/>
                <w:noProof/>
                <w:webHidden/>
                <w:color w:val="FFFFFF" w:themeColor="background1"/>
                <w:rPrChange w:id="266" w:author="Arun Rai" w:date="2026-09-23T23:05:00Z" w16du:dateUtc="2026-09-23T17:20:00Z">
                  <w:rPr>
                    <w:noProof/>
                    <w:webHidden/>
                  </w:rPr>
                </w:rPrChange>
              </w:rPr>
              <w:tab/>
            </w:r>
            <w:r w:rsidR="00D71015" w:rsidRPr="007A3734">
              <w:rPr>
                <w:rFonts w:ascii="Times New Roman" w:hAnsi="Times New Roman" w:cs="Times New Roman"/>
                <w:noProof/>
                <w:webHidden/>
                <w:color w:val="FFFFFF" w:themeColor="background1"/>
                <w:rPrChange w:id="267" w:author="Arun Rai" w:date="2026-09-23T23:05:00Z" w16du:dateUtc="2026-09-23T17:20:00Z">
                  <w:rPr>
                    <w:noProof/>
                    <w:webHidden/>
                  </w:rPr>
                </w:rPrChange>
              </w:rPr>
              <w:fldChar w:fldCharType="begin"/>
            </w:r>
            <w:r w:rsidR="00D71015" w:rsidRPr="007A3734">
              <w:rPr>
                <w:rFonts w:ascii="Times New Roman" w:hAnsi="Times New Roman" w:cs="Times New Roman"/>
                <w:noProof/>
                <w:webHidden/>
                <w:color w:val="FFFFFF" w:themeColor="background1"/>
                <w:rPrChange w:id="268" w:author="Arun Rai" w:date="2026-09-23T23:05:00Z" w16du:dateUtc="2026-09-23T17:20:00Z">
                  <w:rPr>
                    <w:noProof/>
                    <w:webHidden/>
                  </w:rPr>
                </w:rPrChange>
              </w:rPr>
              <w:instrText xml:space="preserve"> PAGEREF _Toc240480873 \h </w:instrText>
            </w:r>
          </w:ins>
          <w:r w:rsidR="00D71015" w:rsidRPr="006E6846">
            <w:rPr>
              <w:rFonts w:ascii="Times New Roman" w:hAnsi="Times New Roman" w:cs="Times New Roman"/>
              <w:noProof/>
              <w:webHidden/>
              <w:color w:val="FFFFFF" w:themeColor="background1"/>
            </w:rPr>
          </w:r>
          <w:ins w:id="269" w:author="Arun Rai" w:date="2026-09-16T19:54:00Z" w16du:dateUtc="2026-09-16T14:09:00Z">
            <w:r w:rsidR="00D71015" w:rsidRPr="007A3734">
              <w:rPr>
                <w:rFonts w:ascii="Times New Roman" w:hAnsi="Times New Roman" w:cs="Times New Roman"/>
                <w:noProof/>
                <w:webHidden/>
                <w:color w:val="FFFFFF" w:themeColor="background1"/>
                <w:rPrChange w:id="270" w:author="Arun Rai" w:date="2026-09-23T23:05:00Z" w16du:dateUtc="2026-09-23T17:20:00Z">
                  <w:rPr>
                    <w:noProof/>
                    <w:webHidden/>
                  </w:rPr>
                </w:rPrChange>
              </w:rPr>
              <w:fldChar w:fldCharType="separate"/>
            </w:r>
            <w:r w:rsidR="00D71015" w:rsidRPr="007A3734">
              <w:rPr>
                <w:rFonts w:ascii="Times New Roman" w:hAnsi="Times New Roman" w:cs="Times New Roman"/>
                <w:noProof/>
                <w:webHidden/>
                <w:color w:val="FFFFFF" w:themeColor="background1"/>
                <w:rPrChange w:id="271" w:author="Arun Rai" w:date="2026-09-23T23:05:00Z" w16du:dateUtc="2026-09-23T17:20:00Z">
                  <w:rPr>
                    <w:noProof/>
                    <w:webHidden/>
                  </w:rPr>
                </w:rPrChange>
              </w:rPr>
              <w:t>2</w:t>
            </w:r>
            <w:r w:rsidR="00D71015" w:rsidRPr="007A3734">
              <w:rPr>
                <w:rFonts w:ascii="Times New Roman" w:hAnsi="Times New Roman" w:cs="Times New Roman"/>
                <w:noProof/>
                <w:webHidden/>
                <w:color w:val="FFFFFF" w:themeColor="background1"/>
                <w:rPrChange w:id="272" w:author="Arun Rai" w:date="2026-09-23T23:05:00Z" w16du:dateUtc="2026-09-23T17:20:00Z">
                  <w:rPr>
                    <w:noProof/>
                    <w:webHidden/>
                  </w:rPr>
                </w:rPrChange>
              </w:rPr>
              <w:fldChar w:fldCharType="end"/>
            </w:r>
            <w:r w:rsidR="00D71015" w:rsidRPr="007A3734">
              <w:rPr>
                <w:rStyle w:val="Hyperlink"/>
                <w:rFonts w:ascii="Times New Roman" w:hAnsi="Times New Roman" w:cs="Times New Roman"/>
                <w:noProof/>
                <w:color w:val="FFFFFF" w:themeColor="background1"/>
                <w:rPrChange w:id="273" w:author="Arun Rai" w:date="2026-09-23T23:05:00Z" w16du:dateUtc="2026-09-23T17:20:00Z">
                  <w:rPr>
                    <w:rStyle w:val="Hyperlink"/>
                    <w:noProof/>
                  </w:rPr>
                </w:rPrChange>
              </w:rPr>
              <w:fldChar w:fldCharType="end"/>
            </w:r>
          </w:ins>
        </w:p>
        <w:p w14:paraId="405EFD55" w14:textId="2AC10081" w:rsidR="00D71015" w:rsidRPr="007A3734" w:rsidRDefault="00D71015">
          <w:pPr>
            <w:pStyle w:val="TOC1"/>
            <w:tabs>
              <w:tab w:val="right" w:leader="dot" w:pos="9016"/>
            </w:tabs>
            <w:jc w:val="both"/>
            <w:rPr>
              <w:ins w:id="274" w:author="Arun Rai" w:date="2026-09-16T19:54:00Z" w16du:dateUtc="2026-09-16T14:09:00Z"/>
              <w:rFonts w:ascii="Times New Roman" w:eastAsiaTheme="minorEastAsia" w:hAnsi="Times New Roman" w:cs="Times New Roman"/>
              <w:noProof/>
              <w:color w:val="FFFFFF" w:themeColor="background1"/>
              <w:lang w:eastAsia="en-GB"/>
              <w:rPrChange w:id="275" w:author="Arun Rai" w:date="2026-09-23T23:05:00Z" w16du:dateUtc="2026-09-23T17:20:00Z">
                <w:rPr>
                  <w:ins w:id="276" w:author="Arun Rai" w:date="2026-09-16T19:54:00Z" w16du:dateUtc="2026-09-16T14:09:00Z"/>
                  <w:rFonts w:eastAsiaTheme="minorEastAsia"/>
                  <w:noProof/>
                  <w:lang w:eastAsia="en-GB"/>
                </w:rPr>
              </w:rPrChange>
            </w:rPr>
            <w:pPrChange w:id="277" w:author="Arun Rai" w:date="2026-09-23T23:04:00Z" w16du:dateUtc="2026-09-23T17:19:00Z">
              <w:pPr>
                <w:pStyle w:val="TOC1"/>
                <w:tabs>
                  <w:tab w:val="right" w:leader="dot" w:pos="9016"/>
                </w:tabs>
              </w:pPr>
            </w:pPrChange>
          </w:pPr>
          <w:ins w:id="278" w:author="Arun Rai" w:date="2026-09-16T19:54:00Z" w16du:dateUtc="2026-09-16T14:09:00Z">
            <w:r w:rsidRPr="007A3734">
              <w:rPr>
                <w:rStyle w:val="Hyperlink"/>
                <w:rFonts w:ascii="Times New Roman" w:hAnsi="Times New Roman" w:cs="Times New Roman"/>
                <w:noProof/>
                <w:color w:val="FFFFFF" w:themeColor="background1"/>
                <w:rPrChange w:id="279" w:author="Arun Rai" w:date="2026-09-23T23:05:00Z" w16du:dateUtc="2026-09-23T17:20:00Z">
                  <w:rPr>
                    <w:rStyle w:val="Hyperlink"/>
                    <w:noProof/>
                  </w:rPr>
                </w:rPrChange>
              </w:rPr>
              <w:fldChar w:fldCharType="begin"/>
            </w:r>
            <w:r w:rsidRPr="007A3734">
              <w:rPr>
                <w:rStyle w:val="Hyperlink"/>
                <w:rFonts w:ascii="Times New Roman" w:hAnsi="Times New Roman" w:cs="Times New Roman"/>
                <w:noProof/>
                <w:color w:val="FFFFFF" w:themeColor="background1"/>
                <w:rPrChange w:id="280" w:author="Arun Rai" w:date="2026-09-23T23:05:00Z" w16du:dateUtc="2026-09-23T17:20:00Z">
                  <w:rPr>
                    <w:rStyle w:val="Hyperlink"/>
                    <w:noProof/>
                  </w:rPr>
                </w:rPrChange>
              </w:rPr>
              <w:instrText xml:space="preserve"> </w:instrText>
            </w:r>
            <w:r w:rsidRPr="007A3734">
              <w:rPr>
                <w:rFonts w:ascii="Times New Roman" w:hAnsi="Times New Roman" w:cs="Times New Roman"/>
                <w:noProof/>
                <w:color w:val="FFFFFF" w:themeColor="background1"/>
                <w:rPrChange w:id="281" w:author="Arun Rai" w:date="2026-09-23T23:05:00Z" w16du:dateUtc="2026-09-23T17:20:00Z">
                  <w:rPr>
                    <w:noProof/>
                  </w:rPr>
                </w:rPrChange>
              </w:rPr>
              <w:instrText>HYPERLINK \l "_Toc240480874"</w:instrText>
            </w:r>
            <w:r w:rsidRPr="007A3734">
              <w:rPr>
                <w:rStyle w:val="Hyperlink"/>
                <w:rFonts w:ascii="Times New Roman" w:hAnsi="Times New Roman" w:cs="Times New Roman"/>
                <w:noProof/>
                <w:color w:val="FFFFFF" w:themeColor="background1"/>
                <w:rPrChange w:id="282" w:author="Arun Rai" w:date="2026-09-23T23:05:00Z" w16du:dateUtc="2026-09-23T17:20:00Z">
                  <w:rPr>
                    <w:rStyle w:val="Hyperlink"/>
                    <w:noProof/>
                  </w:rPr>
                </w:rPrChange>
              </w:rPr>
              <w:instrText xml:space="preserve"> </w:instrText>
            </w:r>
            <w:r w:rsidRPr="006E6846">
              <w:rPr>
                <w:rStyle w:val="Hyperlink"/>
                <w:rFonts w:ascii="Times New Roman" w:hAnsi="Times New Roman" w:cs="Times New Roman"/>
                <w:noProof/>
                <w:color w:val="FFFFFF" w:themeColor="background1"/>
              </w:rPr>
            </w:r>
            <w:r w:rsidRPr="007A3734">
              <w:rPr>
                <w:rStyle w:val="Hyperlink"/>
                <w:rFonts w:ascii="Times New Roman" w:hAnsi="Times New Roman" w:cs="Times New Roman"/>
                <w:noProof/>
                <w:color w:val="FFFFFF" w:themeColor="background1"/>
                <w:rPrChange w:id="283" w:author="Arun Rai" w:date="2026-09-23T23:05:00Z" w16du:dateUtc="2026-09-23T17:20:00Z">
                  <w:rPr>
                    <w:rStyle w:val="Hyperlink"/>
                    <w:noProof/>
                  </w:rPr>
                </w:rPrChange>
              </w:rPr>
              <w:fldChar w:fldCharType="separate"/>
            </w:r>
            <w:r w:rsidRPr="007A3734">
              <w:rPr>
                <w:rStyle w:val="Hyperlink"/>
                <w:rFonts w:ascii="Times New Roman" w:hAnsi="Times New Roman" w:cs="Times New Roman"/>
                <w:noProof/>
                <w:color w:val="FFFFFF" w:themeColor="background1"/>
                <w:rPrChange w:id="284" w:author="Arun Rai" w:date="2026-09-23T23:05:00Z" w16du:dateUtc="2026-09-23T17:20:00Z">
                  <w:rPr>
                    <w:rStyle w:val="Hyperlink"/>
                    <w:rFonts w:ascii="Times New Roman" w:hAnsi="Times New Roman" w:cs="Times New Roman"/>
                    <w:noProof/>
                  </w:rPr>
                </w:rPrChange>
              </w:rPr>
              <w:t>ACKNOWLEDGEMENT</w:t>
            </w:r>
            <w:r w:rsidRPr="007A3734">
              <w:rPr>
                <w:rFonts w:ascii="Times New Roman" w:hAnsi="Times New Roman" w:cs="Times New Roman"/>
                <w:noProof/>
                <w:webHidden/>
                <w:color w:val="FFFFFF" w:themeColor="background1"/>
                <w:rPrChange w:id="285" w:author="Arun Rai" w:date="2026-09-23T23:05:00Z" w16du:dateUtc="2026-09-23T17:20:00Z">
                  <w:rPr>
                    <w:noProof/>
                    <w:webHidden/>
                  </w:rPr>
                </w:rPrChange>
              </w:rPr>
              <w:tab/>
            </w:r>
            <w:r w:rsidRPr="007A3734">
              <w:rPr>
                <w:rFonts w:ascii="Times New Roman" w:hAnsi="Times New Roman" w:cs="Times New Roman"/>
                <w:noProof/>
                <w:webHidden/>
                <w:color w:val="FFFFFF" w:themeColor="background1"/>
                <w:rPrChange w:id="286" w:author="Arun Rai" w:date="2026-09-23T23:05:00Z" w16du:dateUtc="2026-09-23T17:20:00Z">
                  <w:rPr>
                    <w:noProof/>
                    <w:webHidden/>
                  </w:rPr>
                </w:rPrChange>
              </w:rPr>
              <w:fldChar w:fldCharType="begin"/>
            </w:r>
            <w:r w:rsidRPr="007A3734">
              <w:rPr>
                <w:rFonts w:ascii="Times New Roman" w:hAnsi="Times New Roman" w:cs="Times New Roman"/>
                <w:noProof/>
                <w:webHidden/>
                <w:color w:val="FFFFFF" w:themeColor="background1"/>
                <w:rPrChange w:id="287" w:author="Arun Rai" w:date="2026-09-23T23:05:00Z" w16du:dateUtc="2026-09-23T17:20:00Z">
                  <w:rPr>
                    <w:noProof/>
                    <w:webHidden/>
                  </w:rPr>
                </w:rPrChange>
              </w:rPr>
              <w:instrText xml:space="preserve"> PAGEREF _Toc240480874 \h </w:instrText>
            </w:r>
          </w:ins>
          <w:r w:rsidRPr="006E6846">
            <w:rPr>
              <w:rFonts w:ascii="Times New Roman" w:hAnsi="Times New Roman" w:cs="Times New Roman"/>
              <w:noProof/>
              <w:webHidden/>
              <w:color w:val="FFFFFF" w:themeColor="background1"/>
            </w:rPr>
          </w:r>
          <w:ins w:id="288" w:author="Arun Rai" w:date="2026-09-16T19:54:00Z" w16du:dateUtc="2026-09-16T14:09:00Z">
            <w:r w:rsidRPr="007A3734">
              <w:rPr>
                <w:rFonts w:ascii="Times New Roman" w:hAnsi="Times New Roman" w:cs="Times New Roman"/>
                <w:noProof/>
                <w:webHidden/>
                <w:color w:val="FFFFFF" w:themeColor="background1"/>
                <w:rPrChange w:id="289" w:author="Arun Rai" w:date="2026-09-23T23:05:00Z" w16du:dateUtc="2026-09-23T17:20:00Z">
                  <w:rPr>
                    <w:noProof/>
                    <w:webHidden/>
                  </w:rPr>
                </w:rPrChange>
              </w:rPr>
              <w:fldChar w:fldCharType="separate"/>
            </w:r>
            <w:r w:rsidRPr="007A3734">
              <w:rPr>
                <w:rFonts w:ascii="Times New Roman" w:hAnsi="Times New Roman" w:cs="Times New Roman"/>
                <w:noProof/>
                <w:webHidden/>
                <w:color w:val="FFFFFF" w:themeColor="background1"/>
                <w:rPrChange w:id="290" w:author="Arun Rai" w:date="2026-09-23T23:05:00Z" w16du:dateUtc="2026-09-23T17:20:00Z">
                  <w:rPr>
                    <w:noProof/>
                    <w:webHidden/>
                  </w:rPr>
                </w:rPrChange>
              </w:rPr>
              <w:t>3</w:t>
            </w:r>
            <w:r w:rsidRPr="007A3734">
              <w:rPr>
                <w:rFonts w:ascii="Times New Roman" w:hAnsi="Times New Roman" w:cs="Times New Roman"/>
                <w:noProof/>
                <w:webHidden/>
                <w:color w:val="FFFFFF" w:themeColor="background1"/>
                <w:rPrChange w:id="291" w:author="Arun Rai" w:date="2026-09-23T23:05:00Z" w16du:dateUtc="2026-09-23T17:20:00Z">
                  <w:rPr>
                    <w:noProof/>
                    <w:webHidden/>
                  </w:rPr>
                </w:rPrChange>
              </w:rPr>
              <w:fldChar w:fldCharType="end"/>
            </w:r>
            <w:r w:rsidRPr="007A3734">
              <w:rPr>
                <w:rStyle w:val="Hyperlink"/>
                <w:rFonts w:ascii="Times New Roman" w:hAnsi="Times New Roman" w:cs="Times New Roman"/>
                <w:noProof/>
                <w:color w:val="FFFFFF" w:themeColor="background1"/>
                <w:rPrChange w:id="292" w:author="Arun Rai" w:date="2026-09-23T23:05:00Z" w16du:dateUtc="2026-09-23T17:20:00Z">
                  <w:rPr>
                    <w:rStyle w:val="Hyperlink"/>
                    <w:noProof/>
                  </w:rPr>
                </w:rPrChange>
              </w:rPr>
              <w:fldChar w:fldCharType="end"/>
            </w:r>
          </w:ins>
        </w:p>
        <w:p w14:paraId="17298ACF" w14:textId="4B43E06A" w:rsidR="00D71015" w:rsidRPr="007A3734" w:rsidRDefault="00D71015">
          <w:pPr>
            <w:pStyle w:val="TOC1"/>
            <w:tabs>
              <w:tab w:val="right" w:leader="dot" w:pos="9016"/>
            </w:tabs>
            <w:jc w:val="both"/>
            <w:rPr>
              <w:ins w:id="293" w:author="Arun Rai" w:date="2026-09-16T19:54:00Z" w16du:dateUtc="2026-09-16T14:09:00Z"/>
              <w:rFonts w:ascii="Times New Roman" w:eastAsiaTheme="minorEastAsia" w:hAnsi="Times New Roman" w:cs="Times New Roman"/>
              <w:noProof/>
              <w:color w:val="FFFFFF" w:themeColor="background1"/>
              <w:lang w:eastAsia="en-GB"/>
              <w:rPrChange w:id="294" w:author="Arun Rai" w:date="2026-09-23T23:05:00Z" w16du:dateUtc="2026-09-23T17:20:00Z">
                <w:rPr>
                  <w:ins w:id="295" w:author="Arun Rai" w:date="2026-09-16T19:54:00Z" w16du:dateUtc="2026-09-16T14:09:00Z"/>
                  <w:rFonts w:eastAsiaTheme="minorEastAsia"/>
                  <w:noProof/>
                  <w:lang w:eastAsia="en-GB"/>
                </w:rPr>
              </w:rPrChange>
            </w:rPr>
            <w:pPrChange w:id="296" w:author="Arun Rai" w:date="2026-09-23T23:04:00Z" w16du:dateUtc="2026-09-23T17:19:00Z">
              <w:pPr>
                <w:pStyle w:val="TOC1"/>
                <w:tabs>
                  <w:tab w:val="right" w:leader="dot" w:pos="9016"/>
                </w:tabs>
              </w:pPr>
            </w:pPrChange>
          </w:pPr>
          <w:ins w:id="297" w:author="Arun Rai" w:date="2026-09-16T19:54:00Z" w16du:dateUtc="2026-09-16T14:09:00Z">
            <w:r w:rsidRPr="007A3734">
              <w:rPr>
                <w:rStyle w:val="Hyperlink"/>
                <w:rFonts w:ascii="Times New Roman" w:hAnsi="Times New Roman" w:cs="Times New Roman"/>
                <w:noProof/>
                <w:color w:val="FFFFFF" w:themeColor="background1"/>
                <w:rPrChange w:id="298" w:author="Arun Rai" w:date="2026-09-23T23:05:00Z" w16du:dateUtc="2026-09-23T17:20:00Z">
                  <w:rPr>
                    <w:rStyle w:val="Hyperlink"/>
                    <w:noProof/>
                  </w:rPr>
                </w:rPrChange>
              </w:rPr>
              <w:fldChar w:fldCharType="begin"/>
            </w:r>
            <w:r w:rsidRPr="007A3734">
              <w:rPr>
                <w:rStyle w:val="Hyperlink"/>
                <w:rFonts w:ascii="Times New Roman" w:hAnsi="Times New Roman" w:cs="Times New Roman"/>
                <w:noProof/>
                <w:color w:val="FFFFFF" w:themeColor="background1"/>
                <w:rPrChange w:id="299" w:author="Arun Rai" w:date="2026-09-23T23:05:00Z" w16du:dateUtc="2026-09-23T17:20:00Z">
                  <w:rPr>
                    <w:rStyle w:val="Hyperlink"/>
                    <w:noProof/>
                  </w:rPr>
                </w:rPrChange>
              </w:rPr>
              <w:instrText xml:space="preserve"> </w:instrText>
            </w:r>
            <w:r w:rsidRPr="007A3734">
              <w:rPr>
                <w:rFonts w:ascii="Times New Roman" w:hAnsi="Times New Roman" w:cs="Times New Roman"/>
                <w:noProof/>
                <w:color w:val="FFFFFF" w:themeColor="background1"/>
                <w:rPrChange w:id="300" w:author="Arun Rai" w:date="2026-09-23T23:05:00Z" w16du:dateUtc="2026-09-23T17:20:00Z">
                  <w:rPr>
                    <w:noProof/>
                  </w:rPr>
                </w:rPrChange>
              </w:rPr>
              <w:instrText>HYPERLINK \l "_Toc240480875"</w:instrText>
            </w:r>
            <w:r w:rsidRPr="007A3734">
              <w:rPr>
                <w:rStyle w:val="Hyperlink"/>
                <w:rFonts w:ascii="Times New Roman" w:hAnsi="Times New Roman" w:cs="Times New Roman"/>
                <w:noProof/>
                <w:color w:val="FFFFFF" w:themeColor="background1"/>
                <w:rPrChange w:id="301" w:author="Arun Rai" w:date="2026-09-23T23:05:00Z" w16du:dateUtc="2026-09-23T17:20:00Z">
                  <w:rPr>
                    <w:rStyle w:val="Hyperlink"/>
                    <w:noProof/>
                  </w:rPr>
                </w:rPrChange>
              </w:rPr>
              <w:instrText xml:space="preserve"> </w:instrText>
            </w:r>
            <w:r w:rsidRPr="006E6846">
              <w:rPr>
                <w:rStyle w:val="Hyperlink"/>
                <w:rFonts w:ascii="Times New Roman" w:hAnsi="Times New Roman" w:cs="Times New Roman"/>
                <w:noProof/>
                <w:color w:val="FFFFFF" w:themeColor="background1"/>
              </w:rPr>
            </w:r>
            <w:r w:rsidRPr="007A3734">
              <w:rPr>
                <w:rStyle w:val="Hyperlink"/>
                <w:rFonts w:ascii="Times New Roman" w:hAnsi="Times New Roman" w:cs="Times New Roman"/>
                <w:noProof/>
                <w:color w:val="FFFFFF" w:themeColor="background1"/>
                <w:rPrChange w:id="302" w:author="Arun Rai" w:date="2026-09-23T23:05:00Z" w16du:dateUtc="2026-09-23T17:20:00Z">
                  <w:rPr>
                    <w:rStyle w:val="Hyperlink"/>
                    <w:noProof/>
                  </w:rPr>
                </w:rPrChange>
              </w:rPr>
              <w:fldChar w:fldCharType="separate"/>
            </w:r>
            <w:r w:rsidRPr="007A3734">
              <w:rPr>
                <w:rStyle w:val="Hyperlink"/>
                <w:rFonts w:ascii="Times New Roman" w:hAnsi="Times New Roman" w:cs="Times New Roman"/>
                <w:noProof/>
                <w:color w:val="FFFFFF" w:themeColor="background1"/>
                <w:rPrChange w:id="303" w:author="Arun Rai" w:date="2026-09-23T23:05:00Z" w16du:dateUtc="2026-09-23T17:20:00Z">
                  <w:rPr>
                    <w:rStyle w:val="Hyperlink"/>
                    <w:noProof/>
                  </w:rPr>
                </w:rPrChange>
              </w:rPr>
              <w:t>Chapter 1 – Introduction</w:t>
            </w:r>
            <w:r w:rsidRPr="007A3734">
              <w:rPr>
                <w:rFonts w:ascii="Times New Roman" w:hAnsi="Times New Roman" w:cs="Times New Roman"/>
                <w:noProof/>
                <w:webHidden/>
                <w:color w:val="FFFFFF" w:themeColor="background1"/>
                <w:rPrChange w:id="304" w:author="Arun Rai" w:date="2026-09-23T23:05:00Z" w16du:dateUtc="2026-09-23T17:20:00Z">
                  <w:rPr>
                    <w:noProof/>
                    <w:webHidden/>
                  </w:rPr>
                </w:rPrChange>
              </w:rPr>
              <w:tab/>
            </w:r>
            <w:r w:rsidRPr="007A3734">
              <w:rPr>
                <w:rFonts w:ascii="Times New Roman" w:hAnsi="Times New Roman" w:cs="Times New Roman"/>
                <w:noProof/>
                <w:webHidden/>
                <w:color w:val="FFFFFF" w:themeColor="background1"/>
                <w:rPrChange w:id="305" w:author="Arun Rai" w:date="2026-09-23T23:05:00Z" w16du:dateUtc="2026-09-23T17:20:00Z">
                  <w:rPr>
                    <w:noProof/>
                    <w:webHidden/>
                  </w:rPr>
                </w:rPrChange>
              </w:rPr>
              <w:fldChar w:fldCharType="begin"/>
            </w:r>
            <w:r w:rsidRPr="007A3734">
              <w:rPr>
                <w:rFonts w:ascii="Times New Roman" w:hAnsi="Times New Roman" w:cs="Times New Roman"/>
                <w:noProof/>
                <w:webHidden/>
                <w:color w:val="FFFFFF" w:themeColor="background1"/>
                <w:rPrChange w:id="306" w:author="Arun Rai" w:date="2026-09-23T23:05:00Z" w16du:dateUtc="2026-09-23T17:20:00Z">
                  <w:rPr>
                    <w:noProof/>
                    <w:webHidden/>
                  </w:rPr>
                </w:rPrChange>
              </w:rPr>
              <w:instrText xml:space="preserve"> PAGEREF _Toc240480875 \h </w:instrText>
            </w:r>
          </w:ins>
          <w:r w:rsidRPr="006E6846">
            <w:rPr>
              <w:rFonts w:ascii="Times New Roman" w:hAnsi="Times New Roman" w:cs="Times New Roman"/>
              <w:noProof/>
              <w:webHidden/>
              <w:color w:val="FFFFFF" w:themeColor="background1"/>
            </w:rPr>
          </w:r>
          <w:ins w:id="307" w:author="Arun Rai" w:date="2026-09-16T19:54:00Z" w16du:dateUtc="2026-09-16T14:09:00Z">
            <w:r w:rsidRPr="007A3734">
              <w:rPr>
                <w:rFonts w:ascii="Times New Roman" w:hAnsi="Times New Roman" w:cs="Times New Roman"/>
                <w:noProof/>
                <w:webHidden/>
                <w:color w:val="FFFFFF" w:themeColor="background1"/>
                <w:rPrChange w:id="308" w:author="Arun Rai" w:date="2026-09-23T23:05:00Z" w16du:dateUtc="2026-09-23T17:20:00Z">
                  <w:rPr>
                    <w:noProof/>
                    <w:webHidden/>
                  </w:rPr>
                </w:rPrChange>
              </w:rPr>
              <w:fldChar w:fldCharType="separate"/>
            </w:r>
            <w:r w:rsidRPr="007A3734">
              <w:rPr>
                <w:rFonts w:ascii="Times New Roman" w:hAnsi="Times New Roman" w:cs="Times New Roman"/>
                <w:noProof/>
                <w:webHidden/>
                <w:color w:val="FFFFFF" w:themeColor="background1"/>
                <w:rPrChange w:id="309" w:author="Arun Rai" w:date="2026-09-23T23:05:00Z" w16du:dateUtc="2026-09-23T17:20:00Z">
                  <w:rPr>
                    <w:noProof/>
                    <w:webHidden/>
                  </w:rPr>
                </w:rPrChange>
              </w:rPr>
              <w:t>5</w:t>
            </w:r>
            <w:r w:rsidRPr="007A3734">
              <w:rPr>
                <w:rFonts w:ascii="Times New Roman" w:hAnsi="Times New Roman" w:cs="Times New Roman"/>
                <w:noProof/>
                <w:webHidden/>
                <w:color w:val="FFFFFF" w:themeColor="background1"/>
                <w:rPrChange w:id="310" w:author="Arun Rai" w:date="2026-09-23T23:05:00Z" w16du:dateUtc="2026-09-23T17:20:00Z">
                  <w:rPr>
                    <w:noProof/>
                    <w:webHidden/>
                  </w:rPr>
                </w:rPrChange>
              </w:rPr>
              <w:fldChar w:fldCharType="end"/>
            </w:r>
            <w:r w:rsidRPr="007A3734">
              <w:rPr>
                <w:rStyle w:val="Hyperlink"/>
                <w:rFonts w:ascii="Times New Roman" w:hAnsi="Times New Roman" w:cs="Times New Roman"/>
                <w:noProof/>
                <w:color w:val="FFFFFF" w:themeColor="background1"/>
                <w:rPrChange w:id="311" w:author="Arun Rai" w:date="2026-09-23T23:05:00Z" w16du:dateUtc="2026-09-23T17:20:00Z">
                  <w:rPr>
                    <w:rStyle w:val="Hyperlink"/>
                    <w:noProof/>
                  </w:rPr>
                </w:rPrChange>
              </w:rPr>
              <w:fldChar w:fldCharType="end"/>
            </w:r>
          </w:ins>
        </w:p>
        <w:p w14:paraId="710D9D8D" w14:textId="2FBEF460" w:rsidR="000A7C45" w:rsidRPr="007A3734" w:rsidDel="00D71015" w:rsidRDefault="000A7C45">
          <w:pPr>
            <w:pStyle w:val="TOC1"/>
            <w:tabs>
              <w:tab w:val="right" w:leader="dot" w:pos="9016"/>
            </w:tabs>
            <w:jc w:val="both"/>
            <w:rPr>
              <w:del w:id="312" w:author="Arun Rai" w:date="2026-09-16T19:54:00Z" w16du:dateUtc="2026-09-16T14:09:00Z"/>
              <w:rFonts w:ascii="Times New Roman" w:hAnsi="Times New Roman" w:cs="Times New Roman"/>
              <w:noProof/>
              <w:color w:val="FFFFFF" w:themeColor="background1"/>
              <w:rPrChange w:id="313" w:author="Arun Rai" w:date="2026-09-23T23:05:00Z" w16du:dateUtc="2026-09-23T17:20:00Z">
                <w:rPr>
                  <w:del w:id="314" w:author="Arun Rai" w:date="2026-09-16T19:54:00Z" w16du:dateUtc="2026-09-16T14:09:00Z"/>
                  <w:noProof/>
                </w:rPr>
              </w:rPrChange>
            </w:rPr>
            <w:pPrChange w:id="315" w:author="Arun Rai" w:date="2026-09-23T23:04:00Z" w16du:dateUtc="2026-09-23T17:19:00Z">
              <w:pPr>
                <w:pStyle w:val="TOC1"/>
                <w:tabs>
                  <w:tab w:val="right" w:leader="dot" w:pos="9016"/>
                </w:tabs>
              </w:pPr>
            </w:pPrChange>
          </w:pPr>
          <w:del w:id="316" w:author="Arun Rai" w:date="2026-09-16T19:54:00Z" w16du:dateUtc="2026-09-16T14:09:00Z">
            <w:r w:rsidRPr="007A3734" w:rsidDel="00D71015">
              <w:rPr>
                <w:rStyle w:val="Hyperlink"/>
                <w:rFonts w:ascii="Times New Roman" w:hAnsi="Times New Roman" w:cs="Times New Roman"/>
                <w:noProof/>
                <w:color w:val="FFFFFF" w:themeColor="background1"/>
                <w:rPrChange w:id="317" w:author="Arun Rai" w:date="2026-09-23T23:05:00Z" w16du:dateUtc="2026-09-23T17:20:00Z">
                  <w:rPr>
                    <w:rStyle w:val="Hyperlink"/>
                    <w:rFonts w:ascii="Times New Roman" w:hAnsi="Times New Roman" w:cs="Times New Roman"/>
                    <w:noProof/>
                  </w:rPr>
                </w:rPrChange>
              </w:rPr>
              <w:delText>ABSTRACT</w:delText>
            </w:r>
            <w:r w:rsidRPr="007A3734" w:rsidDel="00D71015">
              <w:rPr>
                <w:rFonts w:ascii="Times New Roman" w:hAnsi="Times New Roman" w:cs="Times New Roman"/>
                <w:noProof/>
                <w:webHidden/>
                <w:color w:val="FFFFFF" w:themeColor="background1"/>
                <w:rPrChange w:id="318" w:author="Arun Rai" w:date="2026-09-23T23:05:00Z" w16du:dateUtc="2026-09-23T17:20:00Z">
                  <w:rPr>
                    <w:noProof/>
                    <w:webHidden/>
                  </w:rPr>
                </w:rPrChange>
              </w:rPr>
              <w:tab/>
              <w:delText>2</w:delText>
            </w:r>
          </w:del>
        </w:p>
        <w:p w14:paraId="32621E4A" w14:textId="1317CA7A" w:rsidR="000A7C45" w:rsidRPr="007A3734" w:rsidDel="00D71015" w:rsidRDefault="000A7C45">
          <w:pPr>
            <w:pStyle w:val="TOC1"/>
            <w:tabs>
              <w:tab w:val="right" w:leader="dot" w:pos="9016"/>
            </w:tabs>
            <w:jc w:val="both"/>
            <w:rPr>
              <w:del w:id="319" w:author="Arun Rai" w:date="2026-09-16T19:54:00Z" w16du:dateUtc="2026-09-16T14:09:00Z"/>
              <w:rFonts w:ascii="Times New Roman" w:hAnsi="Times New Roman" w:cs="Times New Roman"/>
              <w:noProof/>
              <w:color w:val="FFFFFF" w:themeColor="background1"/>
              <w:rPrChange w:id="320" w:author="Arun Rai" w:date="2026-09-23T23:05:00Z" w16du:dateUtc="2026-09-23T17:20:00Z">
                <w:rPr>
                  <w:del w:id="321" w:author="Arun Rai" w:date="2026-09-16T19:54:00Z" w16du:dateUtc="2026-09-16T14:09:00Z"/>
                  <w:noProof/>
                </w:rPr>
              </w:rPrChange>
            </w:rPr>
            <w:pPrChange w:id="322" w:author="Arun Rai" w:date="2026-09-23T23:04:00Z" w16du:dateUtc="2026-09-23T17:19:00Z">
              <w:pPr>
                <w:pStyle w:val="TOC1"/>
                <w:tabs>
                  <w:tab w:val="right" w:leader="dot" w:pos="9016"/>
                </w:tabs>
              </w:pPr>
            </w:pPrChange>
          </w:pPr>
          <w:del w:id="323" w:author="Arun Rai" w:date="2026-09-16T19:54:00Z" w16du:dateUtc="2026-09-16T14:09:00Z">
            <w:r w:rsidRPr="007A3734" w:rsidDel="00D71015">
              <w:rPr>
                <w:rStyle w:val="Hyperlink"/>
                <w:rFonts w:ascii="Times New Roman" w:hAnsi="Times New Roman" w:cs="Times New Roman"/>
                <w:noProof/>
                <w:color w:val="FFFFFF" w:themeColor="background1"/>
                <w:rPrChange w:id="324" w:author="Arun Rai" w:date="2026-09-23T23:05:00Z" w16du:dateUtc="2026-09-23T17:20:00Z">
                  <w:rPr>
                    <w:rStyle w:val="Hyperlink"/>
                    <w:noProof/>
                  </w:rPr>
                </w:rPrChange>
              </w:rPr>
              <w:delText>ACKNOWLEDGEMENT</w:delText>
            </w:r>
            <w:r w:rsidRPr="007A3734" w:rsidDel="00D71015">
              <w:rPr>
                <w:rFonts w:ascii="Times New Roman" w:hAnsi="Times New Roman" w:cs="Times New Roman"/>
                <w:noProof/>
                <w:webHidden/>
                <w:color w:val="FFFFFF" w:themeColor="background1"/>
                <w:rPrChange w:id="325" w:author="Arun Rai" w:date="2026-09-23T23:05:00Z" w16du:dateUtc="2026-09-23T17:20:00Z">
                  <w:rPr>
                    <w:noProof/>
                    <w:webHidden/>
                  </w:rPr>
                </w:rPrChange>
              </w:rPr>
              <w:tab/>
              <w:delText>3</w:delText>
            </w:r>
          </w:del>
        </w:p>
        <w:p w14:paraId="79C3C958" w14:textId="25CD2685" w:rsidR="000A7C45" w:rsidRPr="007A3734" w:rsidRDefault="000A7C45">
          <w:pPr>
            <w:jc w:val="both"/>
            <w:rPr>
              <w:ins w:id="326" w:author="Arun Rai" w:date="2026-09-16T16:14:00Z" w16du:dateUtc="2026-09-16T10:29:00Z"/>
              <w:rFonts w:ascii="Times New Roman" w:hAnsi="Times New Roman" w:cs="Times New Roman"/>
              <w:color w:val="FFFFFF" w:themeColor="background1"/>
              <w:rPrChange w:id="327" w:author="Arun Rai" w:date="2026-09-23T23:05:00Z" w16du:dateUtc="2026-09-23T17:20:00Z">
                <w:rPr>
                  <w:ins w:id="328" w:author="Arun Rai" w:date="2026-09-16T16:14:00Z" w16du:dateUtc="2026-09-16T10:29:00Z"/>
                </w:rPr>
              </w:rPrChange>
            </w:rPr>
            <w:pPrChange w:id="329" w:author="Arun Rai" w:date="2026-09-23T23:04:00Z" w16du:dateUtc="2026-09-23T17:19:00Z">
              <w:pPr/>
            </w:pPrChange>
          </w:pPr>
          <w:ins w:id="330" w:author="Arun Rai" w:date="2026-09-16T16:14:00Z" w16du:dateUtc="2026-09-16T10:29:00Z">
            <w:r w:rsidRPr="007A3734">
              <w:rPr>
                <w:rFonts w:ascii="Times New Roman" w:hAnsi="Times New Roman" w:cs="Times New Roman"/>
                <w:b/>
                <w:bCs/>
                <w:noProof/>
                <w:color w:val="FFFFFF" w:themeColor="background1"/>
                <w:rPrChange w:id="331" w:author="Arun Rai" w:date="2026-09-23T23:05:00Z" w16du:dateUtc="2026-09-23T17:20:00Z">
                  <w:rPr>
                    <w:b/>
                    <w:bCs/>
                    <w:noProof/>
                  </w:rPr>
                </w:rPrChange>
              </w:rPr>
              <w:fldChar w:fldCharType="end"/>
            </w:r>
          </w:ins>
        </w:p>
        <w:customXmlInsRangeStart w:id="332" w:author="Arun Rai" w:date="2026-09-16T16:14:00Z"/>
      </w:sdtContent>
    </w:sdt>
    <w:customXmlInsRangeEnd w:id="332"/>
    <w:p w14:paraId="7451AE39" w14:textId="77777777" w:rsidR="009C6A9A" w:rsidRPr="007A3734" w:rsidRDefault="009C6A9A" w:rsidP="001B3AAA">
      <w:pPr>
        <w:jc w:val="both"/>
        <w:rPr>
          <w:ins w:id="333" w:author="Arun Rai" w:date="2026-09-16T14:39:00Z" w16du:dateUtc="2026-09-16T08:54:00Z"/>
          <w:rFonts w:ascii="Times New Roman" w:hAnsi="Times New Roman" w:cs="Times New Roman"/>
          <w:color w:val="FFFFFF" w:themeColor="background1"/>
          <w:rPrChange w:id="334" w:author="Arun Rai" w:date="2026-09-23T23:05:00Z" w16du:dateUtc="2026-09-23T17:20:00Z">
            <w:rPr>
              <w:ins w:id="335" w:author="Arun Rai" w:date="2026-09-16T14:39:00Z" w16du:dateUtc="2026-09-16T08:54:00Z"/>
              <w:rFonts w:ascii="Times New Roman" w:hAnsi="Times New Roman" w:cs="Times New Roman"/>
            </w:rPr>
          </w:rPrChange>
        </w:rPr>
      </w:pPr>
    </w:p>
    <w:p w14:paraId="15D79642" w14:textId="77777777" w:rsidR="009C6A9A" w:rsidRPr="007A3734" w:rsidRDefault="009C6A9A" w:rsidP="001B3AAA">
      <w:pPr>
        <w:jc w:val="both"/>
        <w:rPr>
          <w:ins w:id="336" w:author="Arun Rai" w:date="2026-09-16T14:39:00Z" w16du:dateUtc="2026-09-16T08:54:00Z"/>
          <w:rFonts w:ascii="Times New Roman" w:hAnsi="Times New Roman" w:cs="Times New Roman"/>
          <w:color w:val="FFFFFF" w:themeColor="background1"/>
          <w:rPrChange w:id="337" w:author="Arun Rai" w:date="2026-09-23T23:05:00Z" w16du:dateUtc="2026-09-23T17:20:00Z">
            <w:rPr>
              <w:ins w:id="338" w:author="Arun Rai" w:date="2026-09-16T14:39:00Z" w16du:dateUtc="2026-09-16T08:54:00Z"/>
              <w:rFonts w:ascii="Times New Roman" w:hAnsi="Times New Roman" w:cs="Times New Roman"/>
            </w:rPr>
          </w:rPrChange>
        </w:rPr>
      </w:pPr>
    </w:p>
    <w:p w14:paraId="0A85A95D" w14:textId="77777777" w:rsidR="009C6A9A" w:rsidRPr="007A3734" w:rsidRDefault="009C6A9A" w:rsidP="001B3AAA">
      <w:pPr>
        <w:jc w:val="both"/>
        <w:rPr>
          <w:ins w:id="339" w:author="Arun Rai" w:date="2026-09-16T14:39:00Z" w16du:dateUtc="2026-09-16T08:54:00Z"/>
          <w:rFonts w:ascii="Times New Roman" w:hAnsi="Times New Roman" w:cs="Times New Roman"/>
          <w:color w:val="FFFFFF" w:themeColor="background1"/>
          <w:rPrChange w:id="340" w:author="Arun Rai" w:date="2026-09-23T23:05:00Z" w16du:dateUtc="2026-09-23T17:20:00Z">
            <w:rPr>
              <w:ins w:id="341" w:author="Arun Rai" w:date="2026-09-16T14:39:00Z" w16du:dateUtc="2026-09-16T08:54:00Z"/>
              <w:rFonts w:ascii="Times New Roman" w:hAnsi="Times New Roman" w:cs="Times New Roman"/>
            </w:rPr>
          </w:rPrChange>
        </w:rPr>
      </w:pPr>
    </w:p>
    <w:p w14:paraId="6F118AFE" w14:textId="77777777" w:rsidR="009C6A9A" w:rsidRPr="007A3734" w:rsidRDefault="009C6A9A" w:rsidP="001B3AAA">
      <w:pPr>
        <w:jc w:val="both"/>
        <w:rPr>
          <w:ins w:id="342" w:author="Arun Rai" w:date="2026-09-16T14:39:00Z" w16du:dateUtc="2026-09-16T08:54:00Z"/>
          <w:rFonts w:ascii="Times New Roman" w:hAnsi="Times New Roman" w:cs="Times New Roman"/>
          <w:color w:val="FFFFFF" w:themeColor="background1"/>
          <w:rPrChange w:id="343" w:author="Arun Rai" w:date="2026-09-23T23:05:00Z" w16du:dateUtc="2026-09-23T17:20:00Z">
            <w:rPr>
              <w:ins w:id="344" w:author="Arun Rai" w:date="2026-09-16T14:39:00Z" w16du:dateUtc="2026-09-16T08:54:00Z"/>
              <w:rFonts w:ascii="Times New Roman" w:hAnsi="Times New Roman" w:cs="Times New Roman"/>
            </w:rPr>
          </w:rPrChange>
        </w:rPr>
      </w:pPr>
    </w:p>
    <w:p w14:paraId="2D7CD209" w14:textId="77777777" w:rsidR="009C6A9A" w:rsidRPr="007A3734" w:rsidRDefault="009C6A9A" w:rsidP="001B3AAA">
      <w:pPr>
        <w:jc w:val="both"/>
        <w:rPr>
          <w:ins w:id="345" w:author="Arun Rai" w:date="2026-09-16T14:39:00Z" w16du:dateUtc="2026-09-16T08:54:00Z"/>
          <w:rFonts w:ascii="Times New Roman" w:hAnsi="Times New Roman" w:cs="Times New Roman"/>
          <w:color w:val="FFFFFF" w:themeColor="background1"/>
          <w:rPrChange w:id="346" w:author="Arun Rai" w:date="2026-09-23T23:05:00Z" w16du:dateUtc="2026-09-23T17:20:00Z">
            <w:rPr>
              <w:ins w:id="347" w:author="Arun Rai" w:date="2026-09-16T14:39:00Z" w16du:dateUtc="2026-09-16T08:54:00Z"/>
              <w:rFonts w:ascii="Times New Roman" w:hAnsi="Times New Roman" w:cs="Times New Roman"/>
            </w:rPr>
          </w:rPrChange>
        </w:rPr>
      </w:pPr>
    </w:p>
    <w:p w14:paraId="15861BFA" w14:textId="77777777" w:rsidR="009C6A9A" w:rsidRPr="007A3734" w:rsidRDefault="009C6A9A" w:rsidP="001B3AAA">
      <w:pPr>
        <w:jc w:val="both"/>
        <w:rPr>
          <w:ins w:id="348" w:author="Arun Rai" w:date="2026-09-16T14:39:00Z" w16du:dateUtc="2026-09-16T08:54:00Z"/>
          <w:rFonts w:ascii="Times New Roman" w:hAnsi="Times New Roman" w:cs="Times New Roman"/>
          <w:color w:val="FFFFFF" w:themeColor="background1"/>
          <w:rPrChange w:id="349" w:author="Arun Rai" w:date="2026-09-23T23:05:00Z" w16du:dateUtc="2026-09-23T17:20:00Z">
            <w:rPr>
              <w:ins w:id="350" w:author="Arun Rai" w:date="2026-09-16T14:39:00Z" w16du:dateUtc="2026-09-16T08:54:00Z"/>
              <w:rFonts w:ascii="Times New Roman" w:hAnsi="Times New Roman" w:cs="Times New Roman"/>
            </w:rPr>
          </w:rPrChange>
        </w:rPr>
      </w:pPr>
    </w:p>
    <w:p w14:paraId="7EFAE56B" w14:textId="77777777" w:rsidR="009C6A9A" w:rsidRPr="007A3734" w:rsidRDefault="009C6A9A" w:rsidP="001B3AAA">
      <w:pPr>
        <w:jc w:val="both"/>
        <w:rPr>
          <w:ins w:id="351" w:author="Arun Rai" w:date="2026-09-16T14:39:00Z" w16du:dateUtc="2026-09-16T08:54:00Z"/>
          <w:rFonts w:ascii="Times New Roman" w:hAnsi="Times New Roman" w:cs="Times New Roman"/>
          <w:color w:val="FFFFFF" w:themeColor="background1"/>
          <w:rPrChange w:id="352" w:author="Arun Rai" w:date="2026-09-23T23:05:00Z" w16du:dateUtc="2026-09-23T17:20:00Z">
            <w:rPr>
              <w:ins w:id="353" w:author="Arun Rai" w:date="2026-09-16T14:39:00Z" w16du:dateUtc="2026-09-16T08:54:00Z"/>
              <w:rFonts w:ascii="Times New Roman" w:hAnsi="Times New Roman" w:cs="Times New Roman"/>
            </w:rPr>
          </w:rPrChange>
        </w:rPr>
      </w:pPr>
    </w:p>
    <w:p w14:paraId="0F25C407" w14:textId="77777777" w:rsidR="009C6A9A" w:rsidRPr="007A3734" w:rsidRDefault="009C6A9A" w:rsidP="001B3AAA">
      <w:pPr>
        <w:jc w:val="both"/>
        <w:rPr>
          <w:ins w:id="354" w:author="Arun Rai" w:date="2026-09-16T14:39:00Z" w16du:dateUtc="2026-09-16T08:54:00Z"/>
          <w:rFonts w:ascii="Times New Roman" w:hAnsi="Times New Roman" w:cs="Times New Roman"/>
          <w:color w:val="FFFFFF" w:themeColor="background1"/>
          <w:rPrChange w:id="355" w:author="Arun Rai" w:date="2026-09-23T23:05:00Z" w16du:dateUtc="2026-09-23T17:20:00Z">
            <w:rPr>
              <w:ins w:id="356" w:author="Arun Rai" w:date="2026-09-16T14:39:00Z" w16du:dateUtc="2026-09-16T08:54:00Z"/>
              <w:rFonts w:ascii="Times New Roman" w:hAnsi="Times New Roman" w:cs="Times New Roman"/>
            </w:rPr>
          </w:rPrChange>
        </w:rPr>
      </w:pPr>
    </w:p>
    <w:p w14:paraId="7AF5C059" w14:textId="77777777" w:rsidR="009C6A9A" w:rsidRPr="007A3734" w:rsidRDefault="009C6A9A" w:rsidP="001B3AAA">
      <w:pPr>
        <w:jc w:val="both"/>
        <w:rPr>
          <w:ins w:id="357" w:author="Arun Rai" w:date="2026-09-16T14:39:00Z" w16du:dateUtc="2026-09-16T08:54:00Z"/>
          <w:rFonts w:ascii="Times New Roman" w:hAnsi="Times New Roman" w:cs="Times New Roman"/>
          <w:color w:val="FFFFFF" w:themeColor="background1"/>
          <w:rPrChange w:id="358" w:author="Arun Rai" w:date="2026-09-23T23:05:00Z" w16du:dateUtc="2026-09-23T17:20:00Z">
            <w:rPr>
              <w:ins w:id="359" w:author="Arun Rai" w:date="2026-09-16T14:39:00Z" w16du:dateUtc="2026-09-16T08:54:00Z"/>
              <w:rFonts w:ascii="Times New Roman" w:hAnsi="Times New Roman" w:cs="Times New Roman"/>
            </w:rPr>
          </w:rPrChange>
        </w:rPr>
      </w:pPr>
    </w:p>
    <w:p w14:paraId="163B96BE" w14:textId="77777777" w:rsidR="009C6A9A" w:rsidRPr="007A3734" w:rsidRDefault="009C6A9A" w:rsidP="001B3AAA">
      <w:pPr>
        <w:jc w:val="both"/>
        <w:rPr>
          <w:ins w:id="360" w:author="Arun Rai" w:date="2026-09-16T14:39:00Z" w16du:dateUtc="2026-09-16T08:54:00Z"/>
          <w:rFonts w:ascii="Times New Roman" w:hAnsi="Times New Roman" w:cs="Times New Roman"/>
          <w:color w:val="FFFFFF" w:themeColor="background1"/>
          <w:rPrChange w:id="361" w:author="Arun Rai" w:date="2026-09-23T23:05:00Z" w16du:dateUtc="2026-09-23T17:20:00Z">
            <w:rPr>
              <w:ins w:id="362" w:author="Arun Rai" w:date="2026-09-16T14:39:00Z" w16du:dateUtc="2026-09-16T08:54:00Z"/>
              <w:rFonts w:ascii="Times New Roman" w:hAnsi="Times New Roman" w:cs="Times New Roman"/>
            </w:rPr>
          </w:rPrChange>
        </w:rPr>
      </w:pPr>
    </w:p>
    <w:p w14:paraId="7528FF61" w14:textId="77777777" w:rsidR="009C6A9A" w:rsidRPr="007A3734" w:rsidRDefault="009C6A9A" w:rsidP="001B3AAA">
      <w:pPr>
        <w:jc w:val="both"/>
        <w:rPr>
          <w:ins w:id="363" w:author="Arun Rai" w:date="2026-09-16T14:39:00Z" w16du:dateUtc="2026-09-16T08:54:00Z"/>
          <w:rFonts w:ascii="Times New Roman" w:hAnsi="Times New Roman" w:cs="Times New Roman"/>
          <w:color w:val="FFFFFF" w:themeColor="background1"/>
          <w:rPrChange w:id="364" w:author="Arun Rai" w:date="2026-09-23T23:05:00Z" w16du:dateUtc="2026-09-23T17:20:00Z">
            <w:rPr>
              <w:ins w:id="365" w:author="Arun Rai" w:date="2026-09-16T14:39:00Z" w16du:dateUtc="2026-09-16T08:54:00Z"/>
              <w:rFonts w:ascii="Times New Roman" w:hAnsi="Times New Roman" w:cs="Times New Roman"/>
            </w:rPr>
          </w:rPrChange>
        </w:rPr>
      </w:pPr>
    </w:p>
    <w:p w14:paraId="0D6ED6CC" w14:textId="77777777" w:rsidR="009C6A9A" w:rsidRPr="007A3734" w:rsidRDefault="009C6A9A" w:rsidP="001B3AAA">
      <w:pPr>
        <w:jc w:val="both"/>
        <w:rPr>
          <w:ins w:id="366" w:author="Arun Rai" w:date="2026-09-16T14:39:00Z" w16du:dateUtc="2026-09-16T08:54:00Z"/>
          <w:rFonts w:ascii="Times New Roman" w:hAnsi="Times New Roman" w:cs="Times New Roman"/>
          <w:color w:val="FFFFFF" w:themeColor="background1"/>
          <w:rPrChange w:id="367" w:author="Arun Rai" w:date="2026-09-23T23:05:00Z" w16du:dateUtc="2026-09-23T17:20:00Z">
            <w:rPr>
              <w:ins w:id="368" w:author="Arun Rai" w:date="2026-09-16T14:39:00Z" w16du:dateUtc="2026-09-16T08:54:00Z"/>
              <w:rFonts w:ascii="Times New Roman" w:hAnsi="Times New Roman" w:cs="Times New Roman"/>
            </w:rPr>
          </w:rPrChange>
        </w:rPr>
      </w:pPr>
    </w:p>
    <w:p w14:paraId="71DAEF1E" w14:textId="77777777" w:rsidR="009C6A9A" w:rsidRPr="007A3734" w:rsidRDefault="009C6A9A" w:rsidP="001B3AAA">
      <w:pPr>
        <w:jc w:val="both"/>
        <w:rPr>
          <w:ins w:id="369" w:author="Arun Rai" w:date="2026-09-16T14:39:00Z" w16du:dateUtc="2026-09-16T08:54:00Z"/>
          <w:rFonts w:ascii="Times New Roman" w:hAnsi="Times New Roman" w:cs="Times New Roman"/>
          <w:color w:val="FFFFFF" w:themeColor="background1"/>
          <w:rPrChange w:id="370" w:author="Arun Rai" w:date="2026-09-23T23:05:00Z" w16du:dateUtc="2026-09-23T17:20:00Z">
            <w:rPr>
              <w:ins w:id="371" w:author="Arun Rai" w:date="2026-09-16T14:39:00Z" w16du:dateUtc="2026-09-16T08:54:00Z"/>
              <w:rFonts w:ascii="Times New Roman" w:hAnsi="Times New Roman" w:cs="Times New Roman"/>
            </w:rPr>
          </w:rPrChange>
        </w:rPr>
      </w:pPr>
    </w:p>
    <w:p w14:paraId="5DD2ECE7" w14:textId="77777777" w:rsidR="009C6A9A" w:rsidRPr="007A3734" w:rsidRDefault="009C6A9A" w:rsidP="001B3AAA">
      <w:pPr>
        <w:jc w:val="both"/>
        <w:rPr>
          <w:ins w:id="372" w:author="Arun Rai" w:date="2026-09-16T14:39:00Z" w16du:dateUtc="2026-09-16T08:54:00Z"/>
          <w:rFonts w:ascii="Times New Roman" w:hAnsi="Times New Roman" w:cs="Times New Roman"/>
          <w:color w:val="FFFFFF" w:themeColor="background1"/>
          <w:rPrChange w:id="373" w:author="Arun Rai" w:date="2026-09-23T23:05:00Z" w16du:dateUtc="2026-09-23T17:20:00Z">
            <w:rPr>
              <w:ins w:id="374" w:author="Arun Rai" w:date="2026-09-16T14:39:00Z" w16du:dateUtc="2026-09-16T08:54:00Z"/>
              <w:rFonts w:ascii="Times New Roman" w:hAnsi="Times New Roman" w:cs="Times New Roman"/>
            </w:rPr>
          </w:rPrChange>
        </w:rPr>
      </w:pPr>
    </w:p>
    <w:p w14:paraId="00AC8B57" w14:textId="77777777" w:rsidR="009C6A9A" w:rsidRPr="007A3734" w:rsidRDefault="009C6A9A" w:rsidP="001B3AAA">
      <w:pPr>
        <w:jc w:val="both"/>
        <w:rPr>
          <w:ins w:id="375" w:author="Arun Rai" w:date="2026-09-16T14:39:00Z" w16du:dateUtc="2026-09-16T08:54:00Z"/>
          <w:rFonts w:ascii="Times New Roman" w:hAnsi="Times New Roman" w:cs="Times New Roman"/>
          <w:color w:val="FFFFFF" w:themeColor="background1"/>
          <w:rPrChange w:id="376" w:author="Arun Rai" w:date="2026-09-23T23:05:00Z" w16du:dateUtc="2026-09-23T17:20:00Z">
            <w:rPr>
              <w:ins w:id="377" w:author="Arun Rai" w:date="2026-09-16T14:39:00Z" w16du:dateUtc="2026-09-16T08:54:00Z"/>
              <w:rFonts w:ascii="Times New Roman" w:hAnsi="Times New Roman" w:cs="Times New Roman"/>
            </w:rPr>
          </w:rPrChange>
        </w:rPr>
      </w:pPr>
    </w:p>
    <w:p w14:paraId="620BE045" w14:textId="77777777" w:rsidR="009C6A9A" w:rsidRPr="007A3734" w:rsidRDefault="009C6A9A" w:rsidP="001B3AAA">
      <w:pPr>
        <w:jc w:val="both"/>
        <w:rPr>
          <w:ins w:id="378" w:author="Arun Rai" w:date="2026-09-16T14:39:00Z" w16du:dateUtc="2026-09-16T08:54:00Z"/>
          <w:rFonts w:ascii="Times New Roman" w:hAnsi="Times New Roman" w:cs="Times New Roman"/>
          <w:color w:val="FFFFFF" w:themeColor="background1"/>
          <w:rPrChange w:id="379" w:author="Arun Rai" w:date="2026-09-23T23:05:00Z" w16du:dateUtc="2026-09-23T17:20:00Z">
            <w:rPr>
              <w:ins w:id="380" w:author="Arun Rai" w:date="2026-09-16T14:39:00Z" w16du:dateUtc="2026-09-16T08:54:00Z"/>
              <w:rFonts w:ascii="Times New Roman" w:hAnsi="Times New Roman" w:cs="Times New Roman"/>
            </w:rPr>
          </w:rPrChange>
        </w:rPr>
      </w:pPr>
    </w:p>
    <w:p w14:paraId="45744EAD" w14:textId="77777777" w:rsidR="009C6A9A" w:rsidRPr="007A3734" w:rsidRDefault="009C6A9A" w:rsidP="001B3AAA">
      <w:pPr>
        <w:jc w:val="both"/>
        <w:rPr>
          <w:ins w:id="381" w:author="Arun Rai" w:date="2026-09-16T14:39:00Z" w16du:dateUtc="2026-09-16T08:54:00Z"/>
          <w:rFonts w:ascii="Times New Roman" w:hAnsi="Times New Roman" w:cs="Times New Roman"/>
          <w:color w:val="FFFFFF" w:themeColor="background1"/>
          <w:rPrChange w:id="382" w:author="Arun Rai" w:date="2026-09-23T23:05:00Z" w16du:dateUtc="2026-09-23T17:20:00Z">
            <w:rPr>
              <w:ins w:id="383" w:author="Arun Rai" w:date="2026-09-16T14:39:00Z" w16du:dateUtc="2026-09-16T08:54:00Z"/>
              <w:rFonts w:ascii="Times New Roman" w:hAnsi="Times New Roman" w:cs="Times New Roman"/>
            </w:rPr>
          </w:rPrChange>
        </w:rPr>
      </w:pPr>
    </w:p>
    <w:p w14:paraId="4F8E745F" w14:textId="77777777" w:rsidR="009C6A9A" w:rsidRPr="007A3734" w:rsidRDefault="009C6A9A" w:rsidP="001B3AAA">
      <w:pPr>
        <w:jc w:val="both"/>
        <w:rPr>
          <w:ins w:id="384" w:author="Arun Rai" w:date="2026-09-16T14:39:00Z" w16du:dateUtc="2026-09-16T08:54:00Z"/>
          <w:rFonts w:ascii="Times New Roman" w:hAnsi="Times New Roman" w:cs="Times New Roman"/>
          <w:color w:val="FFFFFF" w:themeColor="background1"/>
          <w:rPrChange w:id="385" w:author="Arun Rai" w:date="2026-09-23T23:05:00Z" w16du:dateUtc="2026-09-23T17:20:00Z">
            <w:rPr>
              <w:ins w:id="386" w:author="Arun Rai" w:date="2026-09-16T14:39:00Z" w16du:dateUtc="2026-09-16T08:54:00Z"/>
              <w:rFonts w:ascii="Times New Roman" w:hAnsi="Times New Roman" w:cs="Times New Roman"/>
            </w:rPr>
          </w:rPrChange>
        </w:rPr>
      </w:pPr>
    </w:p>
    <w:p w14:paraId="2717275A" w14:textId="77777777" w:rsidR="009C6A9A" w:rsidRPr="007A3734" w:rsidRDefault="009C6A9A" w:rsidP="001B3AAA">
      <w:pPr>
        <w:jc w:val="both"/>
        <w:rPr>
          <w:ins w:id="387" w:author="Arun Rai" w:date="2026-09-16T14:39:00Z" w16du:dateUtc="2026-09-16T08:54:00Z"/>
          <w:rFonts w:ascii="Times New Roman" w:hAnsi="Times New Roman" w:cs="Times New Roman"/>
          <w:color w:val="FFFFFF" w:themeColor="background1"/>
          <w:rPrChange w:id="388" w:author="Arun Rai" w:date="2026-09-23T23:05:00Z" w16du:dateUtc="2026-09-23T17:20:00Z">
            <w:rPr>
              <w:ins w:id="389" w:author="Arun Rai" w:date="2026-09-16T14:39:00Z" w16du:dateUtc="2026-09-16T08:54:00Z"/>
              <w:rFonts w:ascii="Times New Roman" w:hAnsi="Times New Roman" w:cs="Times New Roman"/>
            </w:rPr>
          </w:rPrChange>
        </w:rPr>
      </w:pPr>
    </w:p>
    <w:p w14:paraId="3D38C469" w14:textId="77777777" w:rsidR="009C6A9A" w:rsidRPr="007A3734" w:rsidRDefault="009C6A9A" w:rsidP="001B3AAA">
      <w:pPr>
        <w:jc w:val="both"/>
        <w:rPr>
          <w:ins w:id="390" w:author="Arun Rai" w:date="2026-09-16T14:39:00Z" w16du:dateUtc="2026-09-16T08:54:00Z"/>
          <w:rFonts w:ascii="Times New Roman" w:hAnsi="Times New Roman" w:cs="Times New Roman"/>
          <w:color w:val="FFFFFF" w:themeColor="background1"/>
          <w:rPrChange w:id="391" w:author="Arun Rai" w:date="2026-09-23T23:05:00Z" w16du:dateUtc="2026-09-23T17:20:00Z">
            <w:rPr>
              <w:ins w:id="392" w:author="Arun Rai" w:date="2026-09-16T14:39:00Z" w16du:dateUtc="2026-09-16T08:54:00Z"/>
              <w:rFonts w:ascii="Times New Roman" w:hAnsi="Times New Roman" w:cs="Times New Roman"/>
            </w:rPr>
          </w:rPrChange>
        </w:rPr>
      </w:pPr>
    </w:p>
    <w:p w14:paraId="669CF560" w14:textId="77777777" w:rsidR="009C6A9A" w:rsidRPr="007A3734" w:rsidRDefault="009C6A9A" w:rsidP="001B3AAA">
      <w:pPr>
        <w:jc w:val="both"/>
        <w:rPr>
          <w:ins w:id="393" w:author="Arun Rai" w:date="2026-09-16T14:39:00Z" w16du:dateUtc="2026-09-16T08:54:00Z"/>
          <w:rFonts w:ascii="Times New Roman" w:hAnsi="Times New Roman" w:cs="Times New Roman"/>
          <w:color w:val="FFFFFF" w:themeColor="background1"/>
          <w:rPrChange w:id="394" w:author="Arun Rai" w:date="2026-09-23T23:05:00Z" w16du:dateUtc="2026-09-23T17:20:00Z">
            <w:rPr>
              <w:ins w:id="395" w:author="Arun Rai" w:date="2026-09-16T14:39:00Z" w16du:dateUtc="2026-09-16T08:54:00Z"/>
              <w:rFonts w:ascii="Times New Roman" w:hAnsi="Times New Roman" w:cs="Times New Roman"/>
            </w:rPr>
          </w:rPrChange>
        </w:rPr>
      </w:pPr>
    </w:p>
    <w:p w14:paraId="3F3742F1" w14:textId="77777777" w:rsidR="009C6A9A" w:rsidRPr="007A3734" w:rsidRDefault="009C6A9A" w:rsidP="001B3AAA">
      <w:pPr>
        <w:jc w:val="both"/>
        <w:rPr>
          <w:ins w:id="396" w:author="Arun Rai" w:date="2026-09-16T14:39:00Z" w16du:dateUtc="2026-09-16T08:54:00Z"/>
          <w:rFonts w:ascii="Times New Roman" w:hAnsi="Times New Roman" w:cs="Times New Roman"/>
          <w:color w:val="FFFFFF" w:themeColor="background1"/>
          <w:rPrChange w:id="397" w:author="Arun Rai" w:date="2026-09-23T23:05:00Z" w16du:dateUtc="2026-09-23T17:20:00Z">
            <w:rPr>
              <w:ins w:id="398" w:author="Arun Rai" w:date="2026-09-16T14:39:00Z" w16du:dateUtc="2026-09-16T08:54:00Z"/>
              <w:rFonts w:ascii="Times New Roman" w:hAnsi="Times New Roman" w:cs="Times New Roman"/>
            </w:rPr>
          </w:rPrChange>
        </w:rPr>
      </w:pPr>
    </w:p>
    <w:p w14:paraId="514242C7" w14:textId="77777777" w:rsidR="009C6A9A" w:rsidRPr="007A3734" w:rsidRDefault="009C6A9A" w:rsidP="001B3AAA">
      <w:pPr>
        <w:jc w:val="both"/>
        <w:rPr>
          <w:ins w:id="399" w:author="Arun Rai" w:date="2026-09-16T14:39:00Z" w16du:dateUtc="2026-09-16T08:54:00Z"/>
          <w:rFonts w:ascii="Times New Roman" w:hAnsi="Times New Roman" w:cs="Times New Roman"/>
          <w:color w:val="FFFFFF" w:themeColor="background1"/>
          <w:rPrChange w:id="400" w:author="Arun Rai" w:date="2026-09-23T23:05:00Z" w16du:dateUtc="2026-09-23T17:20:00Z">
            <w:rPr>
              <w:ins w:id="401" w:author="Arun Rai" w:date="2026-09-16T14:39:00Z" w16du:dateUtc="2026-09-16T08:54:00Z"/>
              <w:rFonts w:ascii="Times New Roman" w:hAnsi="Times New Roman" w:cs="Times New Roman"/>
            </w:rPr>
          </w:rPrChange>
        </w:rPr>
      </w:pPr>
    </w:p>
    <w:p w14:paraId="44EA15D4" w14:textId="77777777" w:rsidR="001742B7" w:rsidRPr="007A3734" w:rsidRDefault="001742B7">
      <w:pPr>
        <w:pStyle w:val="Heading1"/>
        <w:ind w:left="9"/>
        <w:jc w:val="both"/>
        <w:rPr>
          <w:ins w:id="402" w:author="Arun Rai" w:date="2026-09-16T16:14:00Z" w16du:dateUtc="2026-09-16T10:29:00Z"/>
          <w:rFonts w:ascii="Times New Roman" w:hAnsi="Times New Roman" w:cs="Times New Roman"/>
          <w:color w:val="FFFFFF" w:themeColor="background1"/>
          <w:rPrChange w:id="403" w:author="Arun Rai" w:date="2026-09-23T23:05:00Z" w16du:dateUtc="2026-09-23T17:20:00Z">
            <w:rPr>
              <w:ins w:id="404" w:author="Arun Rai" w:date="2026-09-16T16:14:00Z" w16du:dateUtc="2026-09-16T10:29:00Z"/>
            </w:rPr>
          </w:rPrChange>
        </w:rPr>
        <w:pPrChange w:id="405" w:author="Arun Rai" w:date="2026-09-23T23:04:00Z" w16du:dateUtc="2026-09-23T17:19:00Z">
          <w:pPr>
            <w:pStyle w:val="Heading1"/>
            <w:ind w:left="9"/>
          </w:pPr>
        </w:pPrChange>
      </w:pPr>
      <w:bookmarkStart w:id="406" w:name="_Toc240480875"/>
      <w:ins w:id="407" w:author="Arun Rai" w:date="2026-09-16T16:14:00Z" w16du:dateUtc="2026-09-16T10:29:00Z">
        <w:r w:rsidRPr="007A3734">
          <w:rPr>
            <w:rFonts w:ascii="Times New Roman" w:hAnsi="Times New Roman" w:cs="Times New Roman"/>
            <w:color w:val="FFFFFF" w:themeColor="background1"/>
            <w:rPrChange w:id="408" w:author="Arun Rai" w:date="2026-09-23T23:05:00Z" w16du:dateUtc="2026-09-23T17:20:00Z">
              <w:rPr/>
            </w:rPrChange>
          </w:rPr>
          <w:lastRenderedPageBreak/>
          <w:t>Chapter 1 – Introduction</w:t>
        </w:r>
        <w:bookmarkEnd w:id="406"/>
        <w:r w:rsidRPr="007A3734">
          <w:rPr>
            <w:rFonts w:ascii="Times New Roman" w:hAnsi="Times New Roman" w:cs="Times New Roman"/>
            <w:color w:val="FFFFFF" w:themeColor="background1"/>
            <w:rPrChange w:id="409" w:author="Arun Rai" w:date="2026-09-23T23:05:00Z" w16du:dateUtc="2026-09-23T17:20:00Z">
              <w:rPr/>
            </w:rPrChange>
          </w:rPr>
          <w:t xml:space="preserve"> </w:t>
        </w:r>
      </w:ins>
    </w:p>
    <w:p w14:paraId="401BE016" w14:textId="1B13F6B9" w:rsidR="00E8232D" w:rsidRPr="007A3734" w:rsidRDefault="00E8232D">
      <w:pPr>
        <w:ind w:left="19" w:right="47"/>
        <w:jc w:val="both"/>
        <w:rPr>
          <w:ins w:id="410" w:author="Arun Rai" w:date="2026-09-16T19:52:00Z" w16du:dateUtc="2026-09-16T14:07:00Z"/>
          <w:rFonts w:ascii="Times New Roman" w:hAnsi="Times New Roman" w:cs="Times New Roman"/>
          <w:color w:val="FFFFFF" w:themeColor="background1"/>
          <w:rPrChange w:id="411" w:author="Arun Rai" w:date="2026-09-23T23:05:00Z" w16du:dateUtc="2026-09-23T17:20:00Z">
            <w:rPr>
              <w:ins w:id="412" w:author="Arun Rai" w:date="2026-09-16T19:52:00Z" w16du:dateUtc="2026-09-16T14:07:00Z"/>
            </w:rPr>
          </w:rPrChange>
        </w:rPr>
        <w:pPrChange w:id="413" w:author="Arun Rai" w:date="2026-09-23T23:04:00Z" w16du:dateUtc="2026-09-23T17:19:00Z">
          <w:pPr>
            <w:ind w:left="19" w:right="47"/>
          </w:pPr>
        </w:pPrChange>
      </w:pPr>
      <w:ins w:id="414" w:author="Arun Rai" w:date="2026-09-16T19:52:00Z" w16du:dateUtc="2026-09-16T14:07:00Z">
        <w:r w:rsidRPr="007A3734">
          <w:rPr>
            <w:rFonts w:ascii="Times New Roman" w:hAnsi="Times New Roman" w:cs="Times New Roman"/>
            <w:color w:val="FFFFFF" w:themeColor="background1"/>
            <w:rPrChange w:id="415" w:author="Arun Rai" w:date="2026-09-23T23:05:00Z" w16du:dateUtc="2026-09-23T17:20:00Z">
              <w:rPr/>
            </w:rPrChange>
          </w:rPr>
          <w:t xml:space="preserve">People are getting hurt in the world. It is a big problem. Some people are in situations like being hurt at home, or someone is following them, or they are being bothered, and they need help. They can really help us stay safe. Our phones can show us where we are, and we can talk to people away. A lot of the apps that are supposed to help us in an emergency are easy to see, and we </w:t>
        </w:r>
        <w:proofErr w:type="gramStart"/>
        <w:r w:rsidRPr="007A3734">
          <w:rPr>
            <w:rFonts w:ascii="Times New Roman" w:hAnsi="Times New Roman" w:cs="Times New Roman"/>
            <w:color w:val="FFFFFF" w:themeColor="background1"/>
            <w:rPrChange w:id="416" w:author="Arun Rai" w:date="2026-09-23T23:05:00Z" w16du:dateUtc="2026-09-23T17:20:00Z">
              <w:rPr/>
            </w:rPrChange>
          </w:rPr>
          <w:t>have to</w:t>
        </w:r>
        <w:proofErr w:type="gramEnd"/>
        <w:r w:rsidRPr="007A3734">
          <w:rPr>
            <w:rFonts w:ascii="Times New Roman" w:hAnsi="Times New Roman" w:cs="Times New Roman"/>
            <w:color w:val="FFFFFF" w:themeColor="background1"/>
            <w:rPrChange w:id="417" w:author="Arun Rai" w:date="2026-09-23T23:05:00Z" w16du:dateUtc="2026-09-23T17:20:00Z">
              <w:rPr/>
            </w:rPrChange>
          </w:rPr>
          <w:t xml:space="preserve"> touch the screen to use them. This is not good if someone is trying to hurt us, and we need to be quiet. That is why we made </w:t>
        </w:r>
        <w:proofErr w:type="spellStart"/>
        <w:r w:rsidRPr="007A3734">
          <w:rPr>
            <w:rFonts w:ascii="Times New Roman" w:hAnsi="Times New Roman" w:cs="Times New Roman"/>
            <w:color w:val="FFFFFF" w:themeColor="background1"/>
            <w:rPrChange w:id="418" w:author="Arun Rai" w:date="2026-09-23T23:05:00Z" w16du:dateUtc="2026-09-23T17:20:00Z">
              <w:rPr/>
            </w:rPrChange>
          </w:rPr>
          <w:t>SilentHelp</w:t>
        </w:r>
        <w:proofErr w:type="spellEnd"/>
        <w:r w:rsidRPr="007A3734">
          <w:rPr>
            <w:rFonts w:ascii="Times New Roman" w:hAnsi="Times New Roman" w:cs="Times New Roman"/>
            <w:color w:val="FFFFFF" w:themeColor="background1"/>
            <w:rPrChange w:id="419" w:author="Arun Rai" w:date="2026-09-23T23:05:00Z" w16du:dateUtc="2026-09-23T17:20:00Z">
              <w:rPr/>
            </w:rPrChange>
          </w:rPr>
          <w:t xml:space="preserve">. It is an app that looks like a regular calculator on our phone. </w:t>
        </w:r>
        <w:proofErr w:type="gramStart"/>
        <w:r w:rsidRPr="007A3734">
          <w:rPr>
            <w:rFonts w:ascii="Times New Roman" w:hAnsi="Times New Roman" w:cs="Times New Roman"/>
            <w:color w:val="FFFFFF" w:themeColor="background1"/>
            <w:rPrChange w:id="420" w:author="Arun Rai" w:date="2026-09-23T23:05:00Z" w16du:dateUtc="2026-09-23T17:20:00Z">
              <w:rPr/>
            </w:rPrChange>
          </w:rPr>
          <w:t>So</w:t>
        </w:r>
        <w:proofErr w:type="gramEnd"/>
        <w:r w:rsidRPr="007A3734">
          <w:rPr>
            <w:rFonts w:ascii="Times New Roman" w:hAnsi="Times New Roman" w:cs="Times New Roman"/>
            <w:color w:val="FFFFFF" w:themeColor="background1"/>
            <w:rPrChange w:id="421" w:author="Arun Rai" w:date="2026-09-23T23:05:00Z" w16du:dateUtc="2026-09-23T17:20:00Z">
              <w:rPr/>
            </w:rPrChange>
          </w:rPr>
          <w:t xml:space="preserve"> if someone is looking at our phone, they will just think it is a calculator. It has special things inside, like secret buttons, and we can even shake the phone to get help. We can also talk on the phone to send a message to people we trust. We worked hard to make </w:t>
        </w:r>
        <w:proofErr w:type="spellStart"/>
        <w:r w:rsidRPr="007A3734">
          <w:rPr>
            <w:rFonts w:ascii="Times New Roman" w:hAnsi="Times New Roman" w:cs="Times New Roman"/>
            <w:color w:val="FFFFFF" w:themeColor="background1"/>
            <w:rPrChange w:id="422" w:author="Arun Rai" w:date="2026-09-23T23:05:00Z" w16du:dateUtc="2026-09-23T17:20:00Z">
              <w:rPr/>
            </w:rPrChange>
          </w:rPr>
          <w:t>SilentHelp</w:t>
        </w:r>
        <w:proofErr w:type="spellEnd"/>
        <w:r w:rsidRPr="007A3734">
          <w:rPr>
            <w:rFonts w:ascii="Times New Roman" w:hAnsi="Times New Roman" w:cs="Times New Roman"/>
            <w:color w:val="FFFFFF" w:themeColor="background1"/>
            <w:rPrChange w:id="423" w:author="Arun Rai" w:date="2026-09-23T23:05:00Z" w16du:dateUtc="2026-09-23T17:20:00Z">
              <w:rPr/>
            </w:rPrChange>
          </w:rPr>
          <w:t xml:space="preserve"> a good app.  </w:t>
        </w:r>
        <w:proofErr w:type="spellStart"/>
        <w:r w:rsidRPr="007A3734">
          <w:rPr>
            <w:rFonts w:ascii="Times New Roman" w:hAnsi="Times New Roman" w:cs="Times New Roman"/>
            <w:color w:val="FFFFFF" w:themeColor="background1"/>
            <w:rPrChange w:id="424" w:author="Arun Rai" w:date="2026-09-23T23:05:00Z" w16du:dateUtc="2026-09-23T17:20:00Z">
              <w:rPr/>
            </w:rPrChange>
          </w:rPr>
          <w:t>SilentHelp</w:t>
        </w:r>
        <w:proofErr w:type="spellEnd"/>
        <w:r w:rsidRPr="007A3734">
          <w:rPr>
            <w:rFonts w:ascii="Times New Roman" w:hAnsi="Times New Roman" w:cs="Times New Roman"/>
            <w:color w:val="FFFFFF" w:themeColor="background1"/>
            <w:rPrChange w:id="425" w:author="Arun Rai" w:date="2026-09-23T23:05:00Z" w16du:dateUtc="2026-09-23T17:20:00Z">
              <w:rPr/>
            </w:rPrChange>
          </w:rPr>
          <w:t xml:space="preserve"> is an idea, but it can really help people. </w:t>
        </w:r>
        <w:proofErr w:type="spellStart"/>
        <w:r w:rsidRPr="007A3734">
          <w:rPr>
            <w:rFonts w:ascii="Times New Roman" w:hAnsi="Times New Roman" w:cs="Times New Roman"/>
            <w:color w:val="FFFFFF" w:themeColor="background1"/>
            <w:rPrChange w:id="426" w:author="Arun Rai" w:date="2026-09-23T23:05:00Z" w16du:dateUtc="2026-09-23T17:20:00Z">
              <w:rPr/>
            </w:rPrChange>
          </w:rPr>
          <w:t>SilentHelp</w:t>
        </w:r>
        <w:proofErr w:type="spellEnd"/>
        <w:r w:rsidRPr="007A3734">
          <w:rPr>
            <w:rFonts w:ascii="Times New Roman" w:hAnsi="Times New Roman" w:cs="Times New Roman"/>
            <w:color w:val="FFFFFF" w:themeColor="background1"/>
            <w:rPrChange w:id="427" w:author="Arun Rai" w:date="2026-09-23T23:05:00Z" w16du:dateUtc="2026-09-23T17:20:00Z">
              <w:rPr/>
            </w:rPrChange>
          </w:rPr>
          <w:t xml:space="preserve"> is an app that helps people in situations, and it is very important for people who need it. </w:t>
        </w:r>
        <w:proofErr w:type="spellStart"/>
        <w:r w:rsidRPr="007A3734">
          <w:rPr>
            <w:rFonts w:ascii="Times New Roman" w:hAnsi="Times New Roman" w:cs="Times New Roman"/>
            <w:color w:val="FFFFFF" w:themeColor="background1"/>
            <w:rPrChange w:id="428" w:author="Arun Rai" w:date="2026-09-23T23:05:00Z" w16du:dateUtc="2026-09-23T17:20:00Z">
              <w:rPr/>
            </w:rPrChange>
          </w:rPr>
          <w:t>SilentHelp</w:t>
        </w:r>
        <w:proofErr w:type="spellEnd"/>
        <w:r w:rsidRPr="007A3734">
          <w:rPr>
            <w:rFonts w:ascii="Times New Roman" w:hAnsi="Times New Roman" w:cs="Times New Roman"/>
            <w:color w:val="FFFFFF" w:themeColor="background1"/>
            <w:rPrChange w:id="429" w:author="Arun Rai" w:date="2026-09-23T23:05:00Z" w16du:dateUtc="2026-09-23T17:20:00Z">
              <w:rPr/>
            </w:rPrChange>
          </w:rPr>
          <w:t xml:space="preserve"> can really make a difference in people's lives. That is why I will make </w:t>
        </w:r>
        <w:proofErr w:type="spellStart"/>
        <w:r w:rsidRPr="007A3734">
          <w:rPr>
            <w:rFonts w:ascii="Times New Roman" w:hAnsi="Times New Roman" w:cs="Times New Roman"/>
            <w:color w:val="FFFFFF" w:themeColor="background1"/>
            <w:rPrChange w:id="430" w:author="Arun Rai" w:date="2026-09-23T23:05:00Z" w16du:dateUtc="2026-09-23T17:20:00Z">
              <w:rPr/>
            </w:rPrChange>
          </w:rPr>
          <w:t>SilentHelp</w:t>
        </w:r>
        <w:proofErr w:type="spellEnd"/>
        <w:r w:rsidRPr="007A3734">
          <w:rPr>
            <w:rFonts w:ascii="Times New Roman" w:hAnsi="Times New Roman" w:cs="Times New Roman"/>
            <w:color w:val="FFFFFF" w:themeColor="background1"/>
            <w:rPrChange w:id="431" w:author="Arun Rai" w:date="2026-09-23T23:05:00Z" w16du:dateUtc="2026-09-23T17:20:00Z">
              <w:rPr/>
            </w:rPrChange>
          </w:rPr>
          <w:t>.</w:t>
        </w:r>
      </w:ins>
    </w:p>
    <w:p w14:paraId="448C9B84" w14:textId="77777777" w:rsidR="009C6A9A" w:rsidRPr="007A3734" w:rsidRDefault="009C6A9A" w:rsidP="001B3AAA">
      <w:pPr>
        <w:jc w:val="both"/>
        <w:rPr>
          <w:ins w:id="432" w:author="Arun Rai" w:date="2026-09-16T16:14:00Z" w16du:dateUtc="2026-09-16T10:29:00Z"/>
          <w:rFonts w:ascii="Times New Roman" w:hAnsi="Times New Roman" w:cs="Times New Roman"/>
          <w:color w:val="FFFFFF" w:themeColor="background1"/>
        </w:rPr>
      </w:pPr>
    </w:p>
    <w:p w14:paraId="4D2A0ECC" w14:textId="77777777" w:rsidR="00345D98" w:rsidRPr="007A3734" w:rsidRDefault="00345D98" w:rsidP="001B3AAA">
      <w:pPr>
        <w:jc w:val="both"/>
        <w:rPr>
          <w:ins w:id="433" w:author="Arun Rai" w:date="2026-09-16T14:39:00Z" w16du:dateUtc="2026-09-16T08:54:00Z"/>
          <w:rFonts w:ascii="Times New Roman" w:hAnsi="Times New Roman" w:cs="Times New Roman"/>
          <w:color w:val="FFFFFF" w:themeColor="background1"/>
          <w:rPrChange w:id="434" w:author="Arun Rai" w:date="2026-09-23T23:05:00Z" w16du:dateUtc="2026-09-23T17:20:00Z">
            <w:rPr>
              <w:ins w:id="435" w:author="Arun Rai" w:date="2026-09-16T14:39:00Z" w16du:dateUtc="2026-09-16T08:54:00Z"/>
              <w:rFonts w:ascii="Times New Roman" w:hAnsi="Times New Roman" w:cs="Times New Roman"/>
            </w:rPr>
          </w:rPrChange>
        </w:rPr>
      </w:pPr>
    </w:p>
    <w:p w14:paraId="131F74AA" w14:textId="77777777" w:rsidR="009C6A9A" w:rsidRPr="007A3734" w:rsidRDefault="009C6A9A" w:rsidP="001B3AAA">
      <w:pPr>
        <w:jc w:val="both"/>
        <w:rPr>
          <w:ins w:id="436" w:author="Arun Rai" w:date="2026-09-16T14:39:00Z" w16du:dateUtc="2026-09-16T08:54:00Z"/>
          <w:rFonts w:ascii="Times New Roman" w:hAnsi="Times New Roman" w:cs="Times New Roman"/>
          <w:color w:val="FFFFFF" w:themeColor="background1"/>
          <w:rPrChange w:id="437" w:author="Arun Rai" w:date="2026-09-23T23:05:00Z" w16du:dateUtc="2026-09-23T17:20:00Z">
            <w:rPr>
              <w:ins w:id="438" w:author="Arun Rai" w:date="2026-09-16T14:39:00Z" w16du:dateUtc="2026-09-16T08:54:00Z"/>
              <w:rFonts w:ascii="Times New Roman" w:hAnsi="Times New Roman" w:cs="Times New Roman"/>
            </w:rPr>
          </w:rPrChange>
        </w:rPr>
      </w:pPr>
    </w:p>
    <w:p w14:paraId="6AFDFC35" w14:textId="77777777" w:rsidR="009C6A9A" w:rsidRPr="007A3734" w:rsidRDefault="009C6A9A" w:rsidP="001B3AAA">
      <w:pPr>
        <w:jc w:val="both"/>
        <w:rPr>
          <w:ins w:id="439" w:author="Arun Rai" w:date="2026-09-16T14:39:00Z" w16du:dateUtc="2026-09-16T08:54:00Z"/>
          <w:rFonts w:ascii="Times New Roman" w:hAnsi="Times New Roman" w:cs="Times New Roman"/>
          <w:color w:val="FFFFFF" w:themeColor="background1"/>
          <w:rPrChange w:id="440" w:author="Arun Rai" w:date="2026-09-23T23:05:00Z" w16du:dateUtc="2026-09-23T17:20:00Z">
            <w:rPr>
              <w:ins w:id="441" w:author="Arun Rai" w:date="2026-09-16T14:39:00Z" w16du:dateUtc="2026-09-16T08:54:00Z"/>
              <w:rFonts w:ascii="Times New Roman" w:hAnsi="Times New Roman" w:cs="Times New Roman"/>
            </w:rPr>
          </w:rPrChange>
        </w:rPr>
      </w:pPr>
    </w:p>
    <w:p w14:paraId="14A95241" w14:textId="77777777" w:rsidR="009C6A9A" w:rsidRPr="007A3734" w:rsidRDefault="009C6A9A" w:rsidP="001B3AAA">
      <w:pPr>
        <w:jc w:val="both"/>
        <w:rPr>
          <w:ins w:id="442" w:author="Arun Rai" w:date="2026-09-16T14:39:00Z" w16du:dateUtc="2026-09-16T08:54:00Z"/>
          <w:rFonts w:ascii="Times New Roman" w:hAnsi="Times New Roman" w:cs="Times New Roman"/>
          <w:color w:val="FFFFFF" w:themeColor="background1"/>
          <w:rPrChange w:id="443" w:author="Arun Rai" w:date="2026-09-23T23:05:00Z" w16du:dateUtc="2026-09-23T17:20:00Z">
            <w:rPr>
              <w:ins w:id="444" w:author="Arun Rai" w:date="2026-09-16T14:39:00Z" w16du:dateUtc="2026-09-16T08:54:00Z"/>
              <w:rFonts w:ascii="Times New Roman" w:hAnsi="Times New Roman" w:cs="Times New Roman"/>
            </w:rPr>
          </w:rPrChange>
        </w:rPr>
      </w:pPr>
    </w:p>
    <w:p w14:paraId="33192942" w14:textId="77777777" w:rsidR="009C6A9A" w:rsidRPr="007A3734" w:rsidRDefault="009C6A9A" w:rsidP="001B3AAA">
      <w:pPr>
        <w:jc w:val="both"/>
        <w:rPr>
          <w:ins w:id="445" w:author="Arun Rai" w:date="2026-09-16T14:39:00Z" w16du:dateUtc="2026-09-16T08:54:00Z"/>
          <w:rFonts w:ascii="Times New Roman" w:hAnsi="Times New Roman" w:cs="Times New Roman"/>
          <w:color w:val="FFFFFF" w:themeColor="background1"/>
          <w:rPrChange w:id="446" w:author="Arun Rai" w:date="2026-09-23T23:05:00Z" w16du:dateUtc="2026-09-23T17:20:00Z">
            <w:rPr>
              <w:ins w:id="447" w:author="Arun Rai" w:date="2026-09-16T14:39:00Z" w16du:dateUtc="2026-09-16T08:54:00Z"/>
              <w:rFonts w:ascii="Times New Roman" w:hAnsi="Times New Roman" w:cs="Times New Roman"/>
            </w:rPr>
          </w:rPrChange>
        </w:rPr>
      </w:pPr>
    </w:p>
    <w:p w14:paraId="176F8C8C" w14:textId="77777777" w:rsidR="009C6A9A" w:rsidRPr="007A3734" w:rsidRDefault="009C6A9A" w:rsidP="001B3AAA">
      <w:pPr>
        <w:jc w:val="both"/>
        <w:rPr>
          <w:ins w:id="448" w:author="Arun Rai" w:date="2026-09-16T14:39:00Z" w16du:dateUtc="2026-09-16T08:54:00Z"/>
          <w:rFonts w:ascii="Times New Roman" w:hAnsi="Times New Roman" w:cs="Times New Roman"/>
          <w:color w:val="FFFFFF" w:themeColor="background1"/>
          <w:rPrChange w:id="449" w:author="Arun Rai" w:date="2026-09-23T23:05:00Z" w16du:dateUtc="2026-09-23T17:20:00Z">
            <w:rPr>
              <w:ins w:id="450" w:author="Arun Rai" w:date="2026-09-16T14:39:00Z" w16du:dateUtc="2026-09-16T08:54:00Z"/>
              <w:rFonts w:ascii="Times New Roman" w:hAnsi="Times New Roman" w:cs="Times New Roman"/>
            </w:rPr>
          </w:rPrChange>
        </w:rPr>
      </w:pPr>
    </w:p>
    <w:p w14:paraId="2B00F814" w14:textId="77777777" w:rsidR="009C6A9A" w:rsidRPr="007A3734" w:rsidRDefault="009C6A9A" w:rsidP="001B3AAA">
      <w:pPr>
        <w:jc w:val="both"/>
        <w:rPr>
          <w:ins w:id="451" w:author="Arun Rai" w:date="2026-09-16T14:39:00Z" w16du:dateUtc="2026-09-16T08:54:00Z"/>
          <w:rFonts w:ascii="Times New Roman" w:hAnsi="Times New Roman" w:cs="Times New Roman"/>
          <w:color w:val="FFFFFF" w:themeColor="background1"/>
          <w:rPrChange w:id="452" w:author="Arun Rai" w:date="2026-09-23T23:05:00Z" w16du:dateUtc="2026-09-23T17:20:00Z">
            <w:rPr>
              <w:ins w:id="453" w:author="Arun Rai" w:date="2026-09-16T14:39:00Z" w16du:dateUtc="2026-09-16T08:54:00Z"/>
              <w:rFonts w:ascii="Times New Roman" w:hAnsi="Times New Roman" w:cs="Times New Roman"/>
            </w:rPr>
          </w:rPrChange>
        </w:rPr>
      </w:pPr>
    </w:p>
    <w:p w14:paraId="4CA14D74" w14:textId="77777777" w:rsidR="009C6A9A" w:rsidRPr="007A3734" w:rsidRDefault="009C6A9A" w:rsidP="001B3AAA">
      <w:pPr>
        <w:jc w:val="both"/>
        <w:rPr>
          <w:ins w:id="454" w:author="Arun Rai" w:date="2026-09-16T14:39:00Z" w16du:dateUtc="2026-09-16T08:54:00Z"/>
          <w:rFonts w:ascii="Times New Roman" w:hAnsi="Times New Roman" w:cs="Times New Roman"/>
          <w:color w:val="FFFFFF" w:themeColor="background1"/>
          <w:rPrChange w:id="455" w:author="Arun Rai" w:date="2026-09-23T23:05:00Z" w16du:dateUtc="2026-09-23T17:20:00Z">
            <w:rPr>
              <w:ins w:id="456" w:author="Arun Rai" w:date="2026-09-16T14:39:00Z" w16du:dateUtc="2026-09-16T08:54:00Z"/>
              <w:rFonts w:ascii="Times New Roman" w:hAnsi="Times New Roman" w:cs="Times New Roman"/>
            </w:rPr>
          </w:rPrChange>
        </w:rPr>
      </w:pPr>
    </w:p>
    <w:p w14:paraId="2811D477" w14:textId="77777777" w:rsidR="009C6A9A" w:rsidRPr="007A3734" w:rsidRDefault="009C6A9A" w:rsidP="001B3AAA">
      <w:pPr>
        <w:jc w:val="both"/>
        <w:rPr>
          <w:ins w:id="457" w:author="Arun Rai" w:date="2026-09-16T14:39:00Z" w16du:dateUtc="2026-09-16T08:54:00Z"/>
          <w:rFonts w:ascii="Times New Roman" w:hAnsi="Times New Roman" w:cs="Times New Roman"/>
          <w:color w:val="FFFFFF" w:themeColor="background1"/>
          <w:rPrChange w:id="458" w:author="Arun Rai" w:date="2026-09-23T23:05:00Z" w16du:dateUtc="2026-09-23T17:20:00Z">
            <w:rPr>
              <w:ins w:id="459" w:author="Arun Rai" w:date="2026-09-16T14:39:00Z" w16du:dateUtc="2026-09-16T08:54:00Z"/>
              <w:rFonts w:ascii="Times New Roman" w:hAnsi="Times New Roman" w:cs="Times New Roman"/>
            </w:rPr>
          </w:rPrChange>
        </w:rPr>
      </w:pPr>
    </w:p>
    <w:p w14:paraId="4D39FC27" w14:textId="77777777" w:rsidR="009C6A9A" w:rsidRPr="007A3734" w:rsidRDefault="009C6A9A" w:rsidP="001B3AAA">
      <w:pPr>
        <w:jc w:val="both"/>
        <w:rPr>
          <w:ins w:id="460" w:author="Arun Rai" w:date="2026-09-16T14:39:00Z" w16du:dateUtc="2026-09-16T08:54:00Z"/>
          <w:rFonts w:ascii="Times New Roman" w:hAnsi="Times New Roman" w:cs="Times New Roman"/>
          <w:color w:val="FFFFFF" w:themeColor="background1"/>
          <w:rPrChange w:id="461" w:author="Arun Rai" w:date="2026-09-23T23:05:00Z" w16du:dateUtc="2026-09-23T17:20:00Z">
            <w:rPr>
              <w:ins w:id="462" w:author="Arun Rai" w:date="2026-09-16T14:39:00Z" w16du:dateUtc="2026-09-16T08:54:00Z"/>
              <w:rFonts w:ascii="Times New Roman" w:hAnsi="Times New Roman" w:cs="Times New Roman"/>
            </w:rPr>
          </w:rPrChange>
        </w:rPr>
      </w:pPr>
    </w:p>
    <w:p w14:paraId="2D2FC064" w14:textId="77777777" w:rsidR="009C6A9A" w:rsidRPr="007A3734" w:rsidRDefault="009C6A9A" w:rsidP="001B3AAA">
      <w:pPr>
        <w:jc w:val="both"/>
        <w:rPr>
          <w:ins w:id="463" w:author="Arun Rai" w:date="2026-09-16T14:39:00Z" w16du:dateUtc="2026-09-16T08:54:00Z"/>
          <w:rFonts w:ascii="Times New Roman" w:hAnsi="Times New Roman" w:cs="Times New Roman"/>
          <w:color w:val="FFFFFF" w:themeColor="background1"/>
          <w:rPrChange w:id="464" w:author="Arun Rai" w:date="2026-09-23T23:05:00Z" w16du:dateUtc="2026-09-23T17:20:00Z">
            <w:rPr>
              <w:ins w:id="465" w:author="Arun Rai" w:date="2026-09-16T14:39:00Z" w16du:dateUtc="2026-09-16T08:54:00Z"/>
              <w:rFonts w:ascii="Times New Roman" w:hAnsi="Times New Roman" w:cs="Times New Roman"/>
            </w:rPr>
          </w:rPrChange>
        </w:rPr>
      </w:pPr>
    </w:p>
    <w:p w14:paraId="0F3AB7EE" w14:textId="77777777" w:rsidR="009C6A9A" w:rsidRPr="007A3734" w:rsidRDefault="009C6A9A" w:rsidP="001B3AAA">
      <w:pPr>
        <w:jc w:val="both"/>
        <w:rPr>
          <w:ins w:id="466" w:author="Arun Rai" w:date="2026-09-16T14:39:00Z" w16du:dateUtc="2026-09-16T08:54:00Z"/>
          <w:rFonts w:ascii="Times New Roman" w:hAnsi="Times New Roman" w:cs="Times New Roman"/>
          <w:color w:val="FFFFFF" w:themeColor="background1"/>
          <w:rPrChange w:id="467" w:author="Arun Rai" w:date="2026-09-23T23:05:00Z" w16du:dateUtc="2026-09-23T17:20:00Z">
            <w:rPr>
              <w:ins w:id="468" w:author="Arun Rai" w:date="2026-09-16T14:39:00Z" w16du:dateUtc="2026-09-16T08:54:00Z"/>
              <w:rFonts w:ascii="Times New Roman" w:hAnsi="Times New Roman" w:cs="Times New Roman"/>
            </w:rPr>
          </w:rPrChange>
        </w:rPr>
      </w:pPr>
    </w:p>
    <w:p w14:paraId="7F8BEEF4" w14:textId="77777777" w:rsidR="009C6A9A" w:rsidRPr="007A3734" w:rsidRDefault="009C6A9A" w:rsidP="001B3AAA">
      <w:pPr>
        <w:jc w:val="both"/>
        <w:rPr>
          <w:ins w:id="469" w:author="Arun Rai" w:date="2026-09-16T14:39:00Z" w16du:dateUtc="2026-09-16T08:54:00Z"/>
          <w:rFonts w:ascii="Times New Roman" w:hAnsi="Times New Roman" w:cs="Times New Roman"/>
          <w:color w:val="FFFFFF" w:themeColor="background1"/>
          <w:rPrChange w:id="470" w:author="Arun Rai" w:date="2026-09-23T23:05:00Z" w16du:dateUtc="2026-09-23T17:20:00Z">
            <w:rPr>
              <w:ins w:id="471" w:author="Arun Rai" w:date="2026-09-16T14:39:00Z" w16du:dateUtc="2026-09-16T08:54:00Z"/>
              <w:rFonts w:ascii="Times New Roman" w:hAnsi="Times New Roman" w:cs="Times New Roman"/>
            </w:rPr>
          </w:rPrChange>
        </w:rPr>
      </w:pPr>
    </w:p>
    <w:p w14:paraId="5B64D22F" w14:textId="77777777" w:rsidR="009C6A9A" w:rsidRPr="007A3734" w:rsidRDefault="009C6A9A" w:rsidP="001B3AAA">
      <w:pPr>
        <w:jc w:val="both"/>
        <w:rPr>
          <w:ins w:id="472" w:author="Arun Rai" w:date="2026-09-16T14:39:00Z" w16du:dateUtc="2026-09-16T08:54:00Z"/>
          <w:rFonts w:ascii="Times New Roman" w:hAnsi="Times New Roman" w:cs="Times New Roman"/>
          <w:color w:val="FFFFFF" w:themeColor="background1"/>
          <w:rPrChange w:id="473" w:author="Arun Rai" w:date="2026-09-23T23:05:00Z" w16du:dateUtc="2026-09-23T17:20:00Z">
            <w:rPr>
              <w:ins w:id="474" w:author="Arun Rai" w:date="2026-09-16T14:39:00Z" w16du:dateUtc="2026-09-16T08:54:00Z"/>
              <w:rFonts w:ascii="Times New Roman" w:hAnsi="Times New Roman" w:cs="Times New Roman"/>
            </w:rPr>
          </w:rPrChange>
        </w:rPr>
      </w:pPr>
    </w:p>
    <w:p w14:paraId="48208E64" w14:textId="77777777" w:rsidR="009C6A9A" w:rsidRPr="007A3734" w:rsidRDefault="009C6A9A" w:rsidP="001B3AAA">
      <w:pPr>
        <w:jc w:val="both"/>
        <w:rPr>
          <w:ins w:id="475" w:author="Arun Rai" w:date="2026-09-16T14:39:00Z" w16du:dateUtc="2026-09-16T08:54:00Z"/>
          <w:rFonts w:ascii="Times New Roman" w:hAnsi="Times New Roman" w:cs="Times New Roman"/>
          <w:color w:val="FFFFFF" w:themeColor="background1"/>
          <w:rPrChange w:id="476" w:author="Arun Rai" w:date="2026-09-23T23:05:00Z" w16du:dateUtc="2026-09-23T17:20:00Z">
            <w:rPr>
              <w:ins w:id="477" w:author="Arun Rai" w:date="2026-09-16T14:39:00Z" w16du:dateUtc="2026-09-16T08:54:00Z"/>
              <w:rFonts w:ascii="Times New Roman" w:hAnsi="Times New Roman" w:cs="Times New Roman"/>
            </w:rPr>
          </w:rPrChange>
        </w:rPr>
      </w:pPr>
    </w:p>
    <w:p w14:paraId="318D687A" w14:textId="77777777" w:rsidR="009C6A9A" w:rsidRPr="007A3734" w:rsidRDefault="009C6A9A" w:rsidP="001B3AAA">
      <w:pPr>
        <w:jc w:val="both"/>
        <w:rPr>
          <w:ins w:id="478" w:author="Arun Rai" w:date="2026-09-16T14:39:00Z" w16du:dateUtc="2026-09-16T08:54:00Z"/>
          <w:rFonts w:ascii="Times New Roman" w:hAnsi="Times New Roman" w:cs="Times New Roman"/>
          <w:color w:val="FFFFFF" w:themeColor="background1"/>
          <w:rPrChange w:id="479" w:author="Arun Rai" w:date="2026-09-23T23:05:00Z" w16du:dateUtc="2026-09-23T17:20:00Z">
            <w:rPr>
              <w:ins w:id="480" w:author="Arun Rai" w:date="2026-09-16T14:39:00Z" w16du:dateUtc="2026-09-16T08:54:00Z"/>
              <w:rFonts w:ascii="Times New Roman" w:hAnsi="Times New Roman" w:cs="Times New Roman"/>
            </w:rPr>
          </w:rPrChange>
        </w:rPr>
      </w:pPr>
    </w:p>
    <w:p w14:paraId="7806B20A" w14:textId="77777777" w:rsidR="009C6A9A" w:rsidRPr="007A3734" w:rsidRDefault="009C6A9A" w:rsidP="001B3AAA">
      <w:pPr>
        <w:jc w:val="both"/>
        <w:rPr>
          <w:ins w:id="481" w:author="Arun Rai" w:date="2026-09-16T14:39:00Z" w16du:dateUtc="2026-09-16T08:54:00Z"/>
          <w:rFonts w:ascii="Times New Roman" w:hAnsi="Times New Roman" w:cs="Times New Roman"/>
          <w:color w:val="FFFFFF" w:themeColor="background1"/>
          <w:rPrChange w:id="482" w:author="Arun Rai" w:date="2026-09-23T23:05:00Z" w16du:dateUtc="2026-09-23T17:20:00Z">
            <w:rPr>
              <w:ins w:id="483" w:author="Arun Rai" w:date="2026-09-16T14:39:00Z" w16du:dateUtc="2026-09-16T08:54:00Z"/>
              <w:rFonts w:ascii="Times New Roman" w:hAnsi="Times New Roman" w:cs="Times New Roman"/>
            </w:rPr>
          </w:rPrChange>
        </w:rPr>
      </w:pPr>
    </w:p>
    <w:p w14:paraId="13D41E75" w14:textId="77777777" w:rsidR="009C6A9A" w:rsidRPr="007A3734" w:rsidRDefault="009C6A9A" w:rsidP="001B3AAA">
      <w:pPr>
        <w:jc w:val="both"/>
        <w:rPr>
          <w:ins w:id="484" w:author="Arun Rai" w:date="2026-09-16T14:39:00Z" w16du:dateUtc="2026-09-16T08:54:00Z"/>
          <w:rFonts w:ascii="Times New Roman" w:hAnsi="Times New Roman" w:cs="Times New Roman"/>
          <w:color w:val="FFFFFF" w:themeColor="background1"/>
          <w:rPrChange w:id="485" w:author="Arun Rai" w:date="2026-09-23T23:05:00Z" w16du:dateUtc="2026-09-23T17:20:00Z">
            <w:rPr>
              <w:ins w:id="486" w:author="Arun Rai" w:date="2026-09-16T14:39:00Z" w16du:dateUtc="2026-09-16T08:54:00Z"/>
              <w:rFonts w:ascii="Times New Roman" w:hAnsi="Times New Roman" w:cs="Times New Roman"/>
            </w:rPr>
          </w:rPrChange>
        </w:rPr>
      </w:pPr>
    </w:p>
    <w:p w14:paraId="03C05C66" w14:textId="77777777" w:rsidR="009C6A9A" w:rsidRPr="007A3734" w:rsidRDefault="009C6A9A" w:rsidP="001B3AAA">
      <w:pPr>
        <w:jc w:val="both"/>
        <w:rPr>
          <w:ins w:id="487" w:author="Arun Rai" w:date="2026-09-16T14:39:00Z" w16du:dateUtc="2026-09-16T08:54:00Z"/>
          <w:rFonts w:ascii="Times New Roman" w:hAnsi="Times New Roman" w:cs="Times New Roman"/>
          <w:color w:val="FFFFFF" w:themeColor="background1"/>
          <w:rPrChange w:id="488" w:author="Arun Rai" w:date="2026-09-23T23:05:00Z" w16du:dateUtc="2026-09-23T17:20:00Z">
            <w:rPr>
              <w:ins w:id="489" w:author="Arun Rai" w:date="2026-09-16T14:39:00Z" w16du:dateUtc="2026-09-16T08:54:00Z"/>
              <w:rFonts w:ascii="Times New Roman" w:hAnsi="Times New Roman" w:cs="Times New Roman"/>
            </w:rPr>
          </w:rPrChange>
        </w:rPr>
      </w:pPr>
    </w:p>
    <w:p w14:paraId="3326F7EB" w14:textId="77777777" w:rsidR="009C6A9A" w:rsidRPr="007A3734" w:rsidRDefault="009C6A9A" w:rsidP="001B3AAA">
      <w:pPr>
        <w:jc w:val="both"/>
        <w:rPr>
          <w:ins w:id="490" w:author="Arun Rai" w:date="2026-09-16T14:39:00Z" w16du:dateUtc="2026-09-16T08:54:00Z"/>
          <w:rFonts w:ascii="Times New Roman" w:hAnsi="Times New Roman" w:cs="Times New Roman"/>
          <w:color w:val="FFFFFF" w:themeColor="background1"/>
          <w:rPrChange w:id="491" w:author="Arun Rai" w:date="2026-09-23T23:05:00Z" w16du:dateUtc="2026-09-23T17:20:00Z">
            <w:rPr>
              <w:ins w:id="492" w:author="Arun Rai" w:date="2026-09-16T14:39:00Z" w16du:dateUtc="2026-09-16T08:54:00Z"/>
              <w:rFonts w:ascii="Times New Roman" w:hAnsi="Times New Roman" w:cs="Times New Roman"/>
            </w:rPr>
          </w:rPrChange>
        </w:rPr>
      </w:pPr>
    </w:p>
    <w:p w14:paraId="43569701" w14:textId="77777777" w:rsidR="001B3AAA" w:rsidRPr="007A3734" w:rsidRDefault="001B3AAA">
      <w:pPr>
        <w:spacing w:after="355" w:line="259" w:lineRule="auto"/>
        <w:ind w:left="12"/>
        <w:jc w:val="both"/>
        <w:rPr>
          <w:ins w:id="493" w:author="Arun Rai" w:date="2026-09-23T23:04:00Z" w16du:dateUtc="2026-09-23T17:19:00Z"/>
          <w:rFonts w:ascii="Times New Roman" w:hAnsi="Times New Roman" w:cs="Times New Roman"/>
          <w:rPrChange w:id="494" w:author="Arun Rai" w:date="2026-09-23T23:05:00Z" w16du:dateUtc="2026-09-23T17:20:00Z">
            <w:rPr>
              <w:ins w:id="495" w:author="Arun Rai" w:date="2026-09-23T23:04:00Z" w16du:dateUtc="2026-09-23T17:19:00Z"/>
            </w:rPr>
          </w:rPrChange>
        </w:rPr>
        <w:pPrChange w:id="496" w:author="Arun Rai" w:date="2026-09-23T23:04:00Z" w16du:dateUtc="2026-09-23T17:19:00Z">
          <w:pPr>
            <w:spacing w:after="355" w:line="259" w:lineRule="auto"/>
            <w:ind w:left="12"/>
          </w:pPr>
        </w:pPrChange>
      </w:pPr>
    </w:p>
    <w:p w14:paraId="6BEBDD00" w14:textId="77777777" w:rsidR="001B3AAA" w:rsidRPr="007A3734" w:rsidRDefault="001B3AAA">
      <w:pPr>
        <w:pStyle w:val="Heading2"/>
        <w:tabs>
          <w:tab w:val="center" w:pos="1470"/>
        </w:tabs>
        <w:ind w:left="-1"/>
        <w:jc w:val="both"/>
        <w:rPr>
          <w:ins w:id="497" w:author="Arun Rai" w:date="2026-09-23T23:04:00Z" w16du:dateUtc="2026-09-23T17:19:00Z"/>
          <w:rFonts w:ascii="Times New Roman" w:hAnsi="Times New Roman" w:cs="Times New Roman"/>
          <w:rPrChange w:id="498" w:author="Arun Rai" w:date="2026-09-23T23:05:00Z" w16du:dateUtc="2026-09-23T17:20:00Z">
            <w:rPr>
              <w:ins w:id="499" w:author="Arun Rai" w:date="2026-09-23T23:04:00Z" w16du:dateUtc="2026-09-23T17:19:00Z"/>
            </w:rPr>
          </w:rPrChange>
        </w:rPr>
        <w:pPrChange w:id="500" w:author="Arun Rai" w:date="2026-09-23T23:04:00Z" w16du:dateUtc="2026-09-23T17:19:00Z">
          <w:pPr>
            <w:pStyle w:val="Heading2"/>
            <w:tabs>
              <w:tab w:val="center" w:pos="1470"/>
            </w:tabs>
            <w:ind w:left="-1"/>
          </w:pPr>
        </w:pPrChange>
      </w:pPr>
      <w:ins w:id="501" w:author="Arun Rai" w:date="2026-09-23T23:04:00Z" w16du:dateUtc="2026-09-23T17:19:00Z">
        <w:r w:rsidRPr="007A3734">
          <w:rPr>
            <w:rFonts w:ascii="Times New Roman" w:hAnsi="Times New Roman" w:cs="Times New Roman"/>
            <w:rPrChange w:id="502" w:author="Arun Rai" w:date="2026-09-23T23:05:00Z" w16du:dateUtc="2026-09-23T17:20:00Z">
              <w:rPr/>
            </w:rPrChange>
          </w:rPr>
          <w:t>1.1</w:t>
        </w:r>
        <w:r w:rsidRPr="007A3734">
          <w:rPr>
            <w:rFonts w:ascii="Times New Roman" w:eastAsia="Times New Roman" w:hAnsi="Times New Roman" w:cs="Times New Roman"/>
          </w:rPr>
          <w:t xml:space="preserve"> </w:t>
        </w:r>
        <w:r w:rsidRPr="007A3734">
          <w:rPr>
            <w:rFonts w:ascii="Times New Roman" w:eastAsia="Times New Roman" w:hAnsi="Times New Roman" w:cs="Times New Roman"/>
          </w:rPr>
          <w:tab/>
        </w:r>
        <w:r w:rsidRPr="007A3734">
          <w:rPr>
            <w:rFonts w:ascii="Times New Roman" w:hAnsi="Times New Roman" w:cs="Times New Roman"/>
            <w:rPrChange w:id="503" w:author="Arun Rai" w:date="2026-09-23T23:05:00Z" w16du:dateUtc="2026-09-23T17:20:00Z">
              <w:rPr/>
            </w:rPrChange>
          </w:rPr>
          <w:t>Background</w:t>
        </w:r>
        <w:r w:rsidRPr="007A3734">
          <w:rPr>
            <w:rFonts w:ascii="Times New Roman" w:eastAsia="Times New Roman" w:hAnsi="Times New Roman" w:cs="Times New Roman"/>
          </w:rPr>
          <w:t xml:space="preserve"> </w:t>
        </w:r>
      </w:ins>
    </w:p>
    <w:p w14:paraId="528A2875" w14:textId="10D8982F" w:rsidR="001B3AAA" w:rsidRPr="007A3734" w:rsidRDefault="001B3AAA">
      <w:pPr>
        <w:ind w:left="19" w:right="47"/>
        <w:jc w:val="both"/>
        <w:rPr>
          <w:ins w:id="504" w:author="Arun Rai" w:date="2026-09-23T23:04:00Z" w16du:dateUtc="2026-09-23T17:19:00Z"/>
          <w:rFonts w:ascii="Times New Roman" w:hAnsi="Times New Roman" w:cs="Times New Roman"/>
          <w:rPrChange w:id="505" w:author="Arun Rai" w:date="2026-09-23T23:05:00Z" w16du:dateUtc="2026-09-23T17:20:00Z">
            <w:rPr>
              <w:ins w:id="506" w:author="Arun Rai" w:date="2026-09-23T23:04:00Z" w16du:dateUtc="2026-09-23T17:19:00Z"/>
            </w:rPr>
          </w:rPrChange>
        </w:rPr>
        <w:pPrChange w:id="507" w:author="Arun Rai" w:date="2026-09-23T23:04:00Z" w16du:dateUtc="2026-09-23T17:19:00Z">
          <w:pPr>
            <w:ind w:left="19" w:right="47"/>
          </w:pPr>
        </w:pPrChange>
      </w:pPr>
      <w:ins w:id="508" w:author="Arun Rai" w:date="2026-09-23T23:04:00Z" w16du:dateUtc="2026-09-23T17:19:00Z">
        <w:r w:rsidRPr="007A3734">
          <w:rPr>
            <w:rFonts w:ascii="Times New Roman" w:hAnsi="Times New Roman" w:cs="Times New Roman"/>
            <w:rPrChange w:id="509" w:author="Arun Rai" w:date="2026-09-23T23:05:00Z" w16du:dateUtc="2026-09-23T17:20:00Z">
              <w:rPr/>
            </w:rPrChange>
          </w:rPr>
          <w:t>Personal safety has become a significant factor in recent times, especially because of the rise in the number of occurrences of domestic abuse, harassment, and security threats. According to reports from all over the world, many people, especially women, are in a difficult situation where they are unable to seek help in a timely manner because the perpetrators are keen observers of their victims, and sending a message or making a call could put them in a worse situation. Therefore, these people are in dire need of alternative communication tools.</w:t>
        </w:r>
        <w:r w:rsidRPr="007A3734">
          <w:rPr>
            <w:rFonts w:ascii="Times New Roman" w:eastAsia="Times New Roman" w:hAnsi="Times New Roman" w:cs="Times New Roman"/>
          </w:rPr>
          <w:t xml:space="preserve"> </w:t>
        </w:r>
      </w:ins>
    </w:p>
    <w:p w14:paraId="193EFA3B" w14:textId="755F5143" w:rsidR="001B3AAA" w:rsidRPr="007A3734" w:rsidRDefault="001B3AAA">
      <w:pPr>
        <w:ind w:left="19" w:right="47"/>
        <w:jc w:val="both"/>
        <w:rPr>
          <w:ins w:id="510" w:author="Arun Rai" w:date="2026-09-23T23:04:00Z" w16du:dateUtc="2026-09-23T17:19:00Z"/>
          <w:rFonts w:ascii="Times New Roman" w:hAnsi="Times New Roman" w:cs="Times New Roman"/>
          <w:rPrChange w:id="511" w:author="Arun Rai" w:date="2026-09-23T23:05:00Z" w16du:dateUtc="2026-09-23T17:20:00Z">
            <w:rPr>
              <w:ins w:id="512" w:author="Arun Rai" w:date="2026-09-23T23:04:00Z" w16du:dateUtc="2026-09-23T17:19:00Z"/>
            </w:rPr>
          </w:rPrChange>
        </w:rPr>
        <w:pPrChange w:id="513" w:author="Arun Rai" w:date="2026-09-23T23:04:00Z" w16du:dateUtc="2026-09-23T17:19:00Z">
          <w:pPr>
            <w:ind w:left="19" w:right="47"/>
          </w:pPr>
        </w:pPrChange>
      </w:pPr>
      <w:ins w:id="514" w:author="Arun Rai" w:date="2026-09-23T23:04:00Z" w16du:dateUtc="2026-09-23T17:19:00Z">
        <w:r w:rsidRPr="007A3734">
          <w:rPr>
            <w:rFonts w:ascii="Times New Roman" w:hAnsi="Times New Roman" w:cs="Times New Roman"/>
            <w:rPrChange w:id="515" w:author="Arun Rai" w:date="2026-09-23T23:05:00Z" w16du:dateUtc="2026-09-23T17:20:00Z">
              <w:rPr/>
            </w:rPrChange>
          </w:rPr>
          <w:t xml:space="preserve">As a result, conventional methods of responding to emergencies, for example, by contacting the police or other emergency services, are useful in many situations, depending on the ability of the person in question to communicate freely. In a similar vein, existing mobile safety apps have features that are immediately noticeable, for example, a panic button or alert button. Although these apps are useful, especially in situations where safety is a priority, they are limited in situations where discretion is a requirement. However, with the development of smartphone technology, a variety of features are now possible in contemporary smartphones, such as location tracking through GPS, motion detection through accelerometers, and voice recognition </w:t>
        </w:r>
        <w:proofErr w:type="gramStart"/>
        <w:r w:rsidRPr="007A3734">
          <w:rPr>
            <w:rFonts w:ascii="Times New Roman" w:hAnsi="Times New Roman" w:cs="Times New Roman"/>
            <w:rPrChange w:id="516" w:author="Arun Rai" w:date="2026-09-23T23:05:00Z" w16du:dateUtc="2026-09-23T17:20:00Z">
              <w:rPr/>
            </w:rPrChange>
          </w:rPr>
          <w:t>through the use of</w:t>
        </w:r>
        <w:proofErr w:type="gramEnd"/>
        <w:r w:rsidRPr="007A3734">
          <w:rPr>
            <w:rFonts w:ascii="Times New Roman" w:hAnsi="Times New Roman" w:cs="Times New Roman"/>
            <w:rPrChange w:id="517" w:author="Arun Rai" w:date="2026-09-23T23:05:00Z" w16du:dateUtc="2026-09-23T17:20:00Z">
              <w:rPr/>
            </w:rPrChange>
          </w:rPr>
          <w:t xml:space="preserve"> a smartphone's microphone. This makes it possible to develop creative and hidden safety solutions. These features can be used for the development of solutions that enable users to seek help in a hidden manner.</w:t>
        </w:r>
        <w:r w:rsidRPr="007A3734">
          <w:rPr>
            <w:rFonts w:ascii="Times New Roman" w:eastAsia="Times New Roman" w:hAnsi="Times New Roman" w:cs="Times New Roman"/>
          </w:rPr>
          <w:t xml:space="preserve"> </w:t>
        </w:r>
      </w:ins>
    </w:p>
    <w:p w14:paraId="2012683A" w14:textId="5E6D60AC" w:rsidR="001B3AAA" w:rsidRPr="007A3734" w:rsidRDefault="001B3AAA">
      <w:pPr>
        <w:ind w:left="19" w:right="47"/>
        <w:jc w:val="both"/>
        <w:rPr>
          <w:ins w:id="518" w:author="Arun Rai" w:date="2026-09-23T23:04:00Z" w16du:dateUtc="2026-09-23T17:19:00Z"/>
          <w:rFonts w:ascii="Times New Roman" w:hAnsi="Times New Roman" w:cs="Times New Roman"/>
          <w:rPrChange w:id="519" w:author="Arun Rai" w:date="2026-09-23T23:05:00Z" w16du:dateUtc="2026-09-23T17:20:00Z">
            <w:rPr>
              <w:ins w:id="520" w:author="Arun Rai" w:date="2026-09-23T23:04:00Z" w16du:dateUtc="2026-09-23T17:19:00Z"/>
            </w:rPr>
          </w:rPrChange>
        </w:rPr>
        <w:pPrChange w:id="521" w:author="Arun Rai" w:date="2026-09-23T23:04:00Z" w16du:dateUtc="2026-09-23T17:19:00Z">
          <w:pPr>
            <w:ind w:left="19" w:right="47"/>
          </w:pPr>
        </w:pPrChange>
      </w:pPr>
      <w:ins w:id="522" w:author="Arun Rai" w:date="2026-09-23T23:04:00Z" w16du:dateUtc="2026-09-23T17:19:00Z">
        <w:r w:rsidRPr="007A3734">
          <w:rPr>
            <w:rFonts w:ascii="Times New Roman" w:hAnsi="Times New Roman" w:cs="Times New Roman"/>
            <w:rPrChange w:id="523" w:author="Arun Rai" w:date="2026-09-23T23:05:00Z" w16du:dateUtc="2026-09-23T17:20:00Z">
              <w:rPr/>
            </w:rPrChange>
          </w:rPr>
          <w:t xml:space="preserve">The importance of user privacy, security, and ethical issues in the development of mobile applications is another factor that is becoming increasingly important in the development of applications in this field. Applications that deal with sensitive information, for example, contact information and location, should be able to handle these issues well, and therefore, a solution designed in this field should be able to achieve a balance between privacy and security features. The rationale behind the development of the </w:t>
        </w:r>
        <w:proofErr w:type="spellStart"/>
        <w:r w:rsidRPr="007A3734">
          <w:rPr>
            <w:rFonts w:ascii="Times New Roman" w:hAnsi="Times New Roman" w:cs="Times New Roman"/>
            <w:rPrChange w:id="524" w:author="Arun Rai" w:date="2026-09-23T23:05:00Z" w16du:dateUtc="2026-09-23T17:20:00Z">
              <w:rPr/>
            </w:rPrChange>
          </w:rPr>
          <w:t>SilentHelp</w:t>
        </w:r>
        <w:proofErr w:type="spellEnd"/>
        <w:r w:rsidRPr="007A3734">
          <w:rPr>
            <w:rFonts w:ascii="Times New Roman" w:hAnsi="Times New Roman" w:cs="Times New Roman"/>
            <w:rPrChange w:id="525" w:author="Arun Rai" w:date="2026-09-23T23:05:00Z" w16du:dateUtc="2026-09-23T17:20:00Z">
              <w:rPr/>
            </w:rPrChange>
          </w:rPr>
          <w:t xml:space="preserve"> solution lies in the resolution of these problems </w:t>
        </w:r>
        <w:proofErr w:type="gramStart"/>
        <w:r w:rsidRPr="007A3734">
          <w:rPr>
            <w:rFonts w:ascii="Times New Roman" w:hAnsi="Times New Roman" w:cs="Times New Roman"/>
            <w:rPrChange w:id="526" w:author="Arun Rai" w:date="2026-09-23T23:05:00Z" w16du:dateUtc="2026-09-23T17:20:00Z">
              <w:rPr/>
            </w:rPrChange>
          </w:rPr>
          <w:t>through the use of</w:t>
        </w:r>
        <w:proofErr w:type="gramEnd"/>
        <w:r w:rsidRPr="007A3734">
          <w:rPr>
            <w:rFonts w:ascii="Times New Roman" w:hAnsi="Times New Roman" w:cs="Times New Roman"/>
            <w:rPrChange w:id="527" w:author="Arun Rai" w:date="2026-09-23T23:05:00Z" w16du:dateUtc="2026-09-23T17:20:00Z">
              <w:rPr/>
            </w:rPrChange>
          </w:rPr>
          <w:t xml:space="preserve"> modern mobile technologies and hidden user engagement mechanisms. This represents a paradigm shift in software engineering, as context-aware and user-centric safety solutions are considered.</w:t>
        </w:r>
        <w:r w:rsidRPr="007A3734">
          <w:rPr>
            <w:rFonts w:ascii="Times New Roman" w:eastAsia="Times New Roman" w:hAnsi="Times New Roman" w:cs="Times New Roman"/>
          </w:rPr>
          <w:t xml:space="preserve"> </w:t>
        </w:r>
      </w:ins>
    </w:p>
    <w:p w14:paraId="7D3534C9" w14:textId="77777777" w:rsidR="001B3AAA" w:rsidRPr="007A3734" w:rsidRDefault="001B3AAA">
      <w:pPr>
        <w:spacing w:after="355" w:line="259" w:lineRule="auto"/>
        <w:ind w:left="12"/>
        <w:jc w:val="both"/>
        <w:rPr>
          <w:ins w:id="528" w:author="Arun Rai" w:date="2026-09-23T23:04:00Z" w16du:dateUtc="2026-09-23T17:19:00Z"/>
          <w:rFonts w:ascii="Times New Roman" w:hAnsi="Times New Roman" w:cs="Times New Roman"/>
          <w:rPrChange w:id="529" w:author="Arun Rai" w:date="2026-09-23T23:05:00Z" w16du:dateUtc="2026-09-23T17:20:00Z">
            <w:rPr>
              <w:ins w:id="530" w:author="Arun Rai" w:date="2026-09-23T23:04:00Z" w16du:dateUtc="2026-09-23T17:19:00Z"/>
            </w:rPr>
          </w:rPrChange>
        </w:rPr>
        <w:pPrChange w:id="531" w:author="Arun Rai" w:date="2026-09-23T23:04:00Z" w16du:dateUtc="2026-09-23T17:19:00Z">
          <w:pPr>
            <w:spacing w:after="355" w:line="259" w:lineRule="auto"/>
            <w:ind w:left="12"/>
          </w:pPr>
        </w:pPrChange>
      </w:pPr>
      <w:ins w:id="532" w:author="Arun Rai" w:date="2026-09-23T23:04:00Z" w16du:dateUtc="2026-09-23T17:19:00Z">
        <w:r w:rsidRPr="007A3734">
          <w:rPr>
            <w:rFonts w:ascii="Times New Roman" w:eastAsia="Times New Roman" w:hAnsi="Times New Roman" w:cs="Times New Roman"/>
          </w:rPr>
          <w:t xml:space="preserve"> </w:t>
        </w:r>
      </w:ins>
    </w:p>
    <w:p w14:paraId="7D36FA4D" w14:textId="77777777" w:rsidR="001B3AAA" w:rsidRPr="007A3734" w:rsidRDefault="001B3AAA">
      <w:pPr>
        <w:pStyle w:val="Heading2"/>
        <w:tabs>
          <w:tab w:val="center" w:pos="1885"/>
        </w:tabs>
        <w:ind w:left="-1"/>
        <w:jc w:val="both"/>
        <w:rPr>
          <w:ins w:id="533" w:author="Arun Rai" w:date="2026-09-23T23:04:00Z" w16du:dateUtc="2026-09-23T17:19:00Z"/>
          <w:rFonts w:ascii="Times New Roman" w:hAnsi="Times New Roman" w:cs="Times New Roman"/>
          <w:rPrChange w:id="534" w:author="Arun Rai" w:date="2026-09-23T23:05:00Z" w16du:dateUtc="2026-09-23T17:20:00Z">
            <w:rPr>
              <w:ins w:id="535" w:author="Arun Rai" w:date="2026-09-23T23:04:00Z" w16du:dateUtc="2026-09-23T17:19:00Z"/>
            </w:rPr>
          </w:rPrChange>
        </w:rPr>
        <w:pPrChange w:id="536" w:author="Arun Rai" w:date="2026-09-23T23:04:00Z" w16du:dateUtc="2026-09-23T17:19:00Z">
          <w:pPr>
            <w:pStyle w:val="Heading2"/>
            <w:tabs>
              <w:tab w:val="center" w:pos="1885"/>
            </w:tabs>
            <w:ind w:left="-1"/>
          </w:pPr>
        </w:pPrChange>
      </w:pPr>
      <w:ins w:id="537" w:author="Arun Rai" w:date="2026-09-23T23:04:00Z" w16du:dateUtc="2026-09-23T17:19:00Z">
        <w:r w:rsidRPr="007A3734">
          <w:rPr>
            <w:rFonts w:ascii="Times New Roman" w:hAnsi="Times New Roman" w:cs="Times New Roman"/>
            <w:rPrChange w:id="538" w:author="Arun Rai" w:date="2026-09-23T23:05:00Z" w16du:dateUtc="2026-09-23T17:20:00Z">
              <w:rPr/>
            </w:rPrChange>
          </w:rPr>
          <w:t>1.2</w:t>
        </w:r>
        <w:r w:rsidRPr="007A3734">
          <w:rPr>
            <w:rFonts w:ascii="Times New Roman" w:eastAsia="Times New Roman" w:hAnsi="Times New Roman" w:cs="Times New Roman"/>
          </w:rPr>
          <w:t xml:space="preserve"> </w:t>
        </w:r>
        <w:r w:rsidRPr="007A3734">
          <w:rPr>
            <w:rFonts w:ascii="Times New Roman" w:eastAsia="Times New Roman" w:hAnsi="Times New Roman" w:cs="Times New Roman"/>
          </w:rPr>
          <w:tab/>
        </w:r>
        <w:r w:rsidRPr="007A3734">
          <w:rPr>
            <w:rFonts w:ascii="Times New Roman" w:hAnsi="Times New Roman" w:cs="Times New Roman"/>
            <w:rPrChange w:id="539" w:author="Arun Rai" w:date="2026-09-23T23:05:00Z" w16du:dateUtc="2026-09-23T17:20:00Z">
              <w:rPr/>
            </w:rPrChange>
          </w:rPr>
          <w:t>Problem Statement</w:t>
        </w:r>
        <w:r w:rsidRPr="007A3734">
          <w:rPr>
            <w:rFonts w:ascii="Times New Roman" w:eastAsia="Times New Roman" w:hAnsi="Times New Roman" w:cs="Times New Roman"/>
          </w:rPr>
          <w:t xml:space="preserve"> </w:t>
        </w:r>
      </w:ins>
    </w:p>
    <w:p w14:paraId="412D62C5" w14:textId="2DBB5477" w:rsidR="001B3AAA" w:rsidRPr="007A3734" w:rsidRDefault="001B3AAA">
      <w:pPr>
        <w:ind w:left="19" w:right="47"/>
        <w:jc w:val="both"/>
        <w:rPr>
          <w:ins w:id="540" w:author="Arun Rai" w:date="2026-09-23T23:04:00Z" w16du:dateUtc="2026-09-23T17:19:00Z"/>
          <w:rFonts w:ascii="Times New Roman" w:hAnsi="Times New Roman" w:cs="Times New Roman"/>
          <w:rPrChange w:id="541" w:author="Arun Rai" w:date="2026-09-23T23:05:00Z" w16du:dateUtc="2026-09-23T17:20:00Z">
            <w:rPr>
              <w:ins w:id="542" w:author="Arun Rai" w:date="2026-09-23T23:04:00Z" w16du:dateUtc="2026-09-23T17:19:00Z"/>
            </w:rPr>
          </w:rPrChange>
        </w:rPr>
        <w:pPrChange w:id="543" w:author="Arun Rai" w:date="2026-09-23T23:04:00Z" w16du:dateUtc="2026-09-23T17:19:00Z">
          <w:pPr>
            <w:ind w:left="19" w:right="47"/>
          </w:pPr>
        </w:pPrChange>
      </w:pPr>
      <w:ins w:id="544" w:author="Arun Rai" w:date="2026-09-23T23:04:00Z" w16du:dateUtc="2026-09-23T17:19:00Z">
        <w:r w:rsidRPr="007A3734">
          <w:rPr>
            <w:rFonts w:ascii="Times New Roman" w:eastAsia="Calibri" w:hAnsi="Times New Roman" w:cs="Times New Roman"/>
            <w:noProof/>
            <w:rPrChange w:id="545" w:author="Arun Rai" w:date="2026-09-23T23:05:00Z" w16du:dateUtc="2026-09-23T17:20:00Z">
              <w:rPr>
                <w:rFonts w:ascii="Calibri" w:eastAsia="Calibri" w:hAnsi="Calibri" w:cs="Calibri"/>
                <w:noProof/>
              </w:rPr>
            </w:rPrChange>
          </w:rPr>
          <mc:AlternateContent>
            <mc:Choice Requires="wpg">
              <w:drawing>
                <wp:anchor distT="0" distB="0" distL="114300" distR="114300" simplePos="0" relativeHeight="251665408" behindDoc="0" locked="0" layoutInCell="1" allowOverlap="1" wp14:anchorId="3529031D" wp14:editId="01692DCE">
                  <wp:simplePos x="0" y="0"/>
                  <wp:positionH relativeFrom="page">
                    <wp:posOffset>304800</wp:posOffset>
                  </wp:positionH>
                  <wp:positionV relativeFrom="page">
                    <wp:posOffset>310897</wp:posOffset>
                  </wp:positionV>
                  <wp:extent cx="6096" cy="9438132"/>
                  <wp:effectExtent l="0" t="0" r="0" b="0"/>
                  <wp:wrapSquare wrapText="bothSides"/>
                  <wp:docPr id="59984" name="Group 5998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21" name="Shape 7172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424588D" id="Group 59984" o:spid="_x0000_s1026" style="position:absolute;margin-left:24pt;margin-top:24.5pt;width:.5pt;height:743.15pt;z-index:251665408;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">
                  <v:shape id="Shape 71721"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" path="m,l9144,r,9438132l,9438132,,e" fillcolor="black" stroked="f" strokeweight="0">
                    <v:stroke miterlimit="83231f" joinstyle="miter"/>
                    <v:path arrowok="t" textboxrect="0,0,9144,9438132"/>
                  </v:shape>
                  <w10:wrap type="square" anchorx="page" anchory="page"/>
                </v:group>
              </w:pict>
            </mc:Fallback>
          </mc:AlternateContent>
        </w:r>
        <w:r w:rsidRPr="007A3734">
          <w:rPr>
            <w:rFonts w:ascii="Times New Roman" w:eastAsia="Calibri" w:hAnsi="Times New Roman" w:cs="Times New Roman"/>
            <w:noProof/>
            <w:rPrChange w:id="546" w:author="Arun Rai" w:date="2026-09-23T23:05:00Z" w16du:dateUtc="2026-09-23T17:20:00Z">
              <w:rPr>
                <w:rFonts w:ascii="Calibri" w:eastAsia="Calibri" w:hAnsi="Calibri" w:cs="Calibri"/>
                <w:noProof/>
              </w:rPr>
            </w:rPrChange>
          </w:rPr>
          <mc:AlternateContent>
            <mc:Choice Requires="wpg">
              <w:drawing>
                <wp:anchor distT="0" distB="0" distL="114300" distR="114300" simplePos="0" relativeHeight="251666432" behindDoc="0" locked="0" layoutInCell="1" allowOverlap="1" wp14:anchorId="3B0EE924" wp14:editId="4612D17C">
                  <wp:simplePos x="0" y="0"/>
                  <wp:positionH relativeFrom="page">
                    <wp:posOffset>7463028</wp:posOffset>
                  </wp:positionH>
                  <wp:positionV relativeFrom="page">
                    <wp:posOffset>310897</wp:posOffset>
                  </wp:positionV>
                  <wp:extent cx="6096" cy="9438132"/>
                  <wp:effectExtent l="0" t="0" r="0" b="0"/>
                  <wp:wrapSquare wrapText="bothSides"/>
                  <wp:docPr id="59985" name="Group 5998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723" name="Shape 7172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56D6158" id="Group 59985" o:spid="_x0000_s1026" style="position:absolute;margin-left:587.65pt;margin-top:24.5pt;width:.5pt;height:743.15pt;z-index:251666432;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">
                  <v:shape id="Shape 71723"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" path="m,l9144,r,9438132l,9438132,,e" fillcolor="black" stroked="f" strokeweight="0">
                    <v:stroke miterlimit="83231f" joinstyle="miter"/>
                    <v:path arrowok="t" textboxrect="0,0,9144,9438132"/>
                  </v:shape>
                  <w10:wrap type="square" anchorx="page" anchory="page"/>
                </v:group>
              </w:pict>
            </mc:Fallback>
          </mc:AlternateContent>
        </w:r>
        <w:r w:rsidRPr="007A3734">
          <w:rPr>
            <w:rFonts w:ascii="Times New Roman" w:hAnsi="Times New Roman" w:cs="Times New Roman"/>
            <w:rPrChange w:id="547" w:author="Arun Rai" w:date="2026-09-23T23:05:00Z" w16du:dateUtc="2026-09-23T17:20:00Z">
              <w:rPr/>
            </w:rPrChange>
          </w:rPr>
          <w:t xml:space="preserve">Therefore, a person might not be able to seek help in an obvious manner in </w:t>
        </w:r>
        <w:proofErr w:type="gramStart"/>
        <w:r w:rsidRPr="007A3734">
          <w:rPr>
            <w:rFonts w:ascii="Times New Roman" w:hAnsi="Times New Roman" w:cs="Times New Roman"/>
            <w:rPrChange w:id="548" w:author="Arun Rai" w:date="2026-09-23T23:05:00Z" w16du:dateUtc="2026-09-23T17:20:00Z">
              <w:rPr/>
            </w:rPrChange>
          </w:rPr>
          <w:t>a number of</w:t>
        </w:r>
        <w:proofErr w:type="gramEnd"/>
        <w:r w:rsidRPr="007A3734">
          <w:rPr>
            <w:rFonts w:ascii="Times New Roman" w:hAnsi="Times New Roman" w:cs="Times New Roman"/>
            <w:rPrChange w:id="549" w:author="Arun Rai" w:date="2026-09-23T23:05:00Z" w16du:dateUtc="2026-09-23T17:20:00Z">
              <w:rPr/>
            </w:rPrChange>
          </w:rPr>
          <w:t xml:space="preserve"> situations related to domestic abuse, stalking, harassment, or other personal threats. Although </w:t>
        </w:r>
        <w:proofErr w:type="gramStart"/>
        <w:r w:rsidRPr="007A3734">
          <w:rPr>
            <w:rFonts w:ascii="Times New Roman" w:hAnsi="Times New Roman" w:cs="Times New Roman"/>
            <w:rPrChange w:id="550" w:author="Arun Rai" w:date="2026-09-23T23:05:00Z" w16du:dateUtc="2026-09-23T17:20:00Z">
              <w:rPr/>
            </w:rPrChange>
          </w:rPr>
          <w:t>a number of</w:t>
        </w:r>
        <w:proofErr w:type="gramEnd"/>
        <w:r w:rsidRPr="007A3734">
          <w:rPr>
            <w:rFonts w:ascii="Times New Roman" w:hAnsi="Times New Roman" w:cs="Times New Roman"/>
            <w:rPrChange w:id="551" w:author="Arun Rai" w:date="2026-09-23T23:05:00Z" w16du:dateUtc="2026-09-23T17:20:00Z">
              <w:rPr/>
            </w:rPrChange>
          </w:rPr>
          <w:t xml:space="preserve"> safety apps are currently designed for use on different smartphones, most of these apps are affected by the fact that they are based on an obvious SOS feature, mechanisms or direct user interaction, which makes them unsuitable for use in a stealthy and dangerous situation. This calls for the development of a stealthy and reliable support system in a way that </w:t>
        </w:r>
        <w:r w:rsidRPr="007A3734">
          <w:rPr>
            <w:rFonts w:ascii="Times New Roman" w:hAnsi="Times New Roman" w:cs="Times New Roman"/>
            <w:rPrChange w:id="552" w:author="Arun Rai" w:date="2026-09-23T23:05:00Z" w16du:dateUtc="2026-09-23T17:20:00Z">
              <w:rPr/>
            </w:rPrChange>
          </w:rPr>
          <w:lastRenderedPageBreak/>
          <w:t>a person in need of help can request support without drawing attention, as well as sending alarms and location information promptly to trustworthy contacts.</w:t>
        </w:r>
        <w:r w:rsidRPr="007A3734">
          <w:rPr>
            <w:rFonts w:ascii="Times New Roman" w:eastAsia="Times New Roman" w:hAnsi="Times New Roman" w:cs="Times New Roman"/>
          </w:rPr>
          <w:t xml:space="preserve"> </w:t>
        </w:r>
      </w:ins>
    </w:p>
    <w:p w14:paraId="0532F0B8" w14:textId="77777777" w:rsidR="001B3AAA" w:rsidRPr="007A3734" w:rsidRDefault="001B3AAA">
      <w:pPr>
        <w:spacing w:after="353" w:line="259" w:lineRule="auto"/>
        <w:ind w:left="12"/>
        <w:jc w:val="both"/>
        <w:rPr>
          <w:ins w:id="553" w:author="Arun Rai" w:date="2026-09-23T23:04:00Z" w16du:dateUtc="2026-09-23T17:19:00Z"/>
          <w:rFonts w:ascii="Times New Roman" w:hAnsi="Times New Roman" w:cs="Times New Roman"/>
          <w:rPrChange w:id="554" w:author="Arun Rai" w:date="2026-09-23T23:05:00Z" w16du:dateUtc="2026-09-23T17:20:00Z">
            <w:rPr>
              <w:ins w:id="555" w:author="Arun Rai" w:date="2026-09-23T23:04:00Z" w16du:dateUtc="2026-09-23T17:19:00Z"/>
            </w:rPr>
          </w:rPrChange>
        </w:rPr>
        <w:pPrChange w:id="556" w:author="Arun Rai" w:date="2026-09-23T23:04:00Z" w16du:dateUtc="2026-09-23T17:19:00Z">
          <w:pPr>
            <w:spacing w:after="353" w:line="259" w:lineRule="auto"/>
            <w:ind w:left="12"/>
          </w:pPr>
        </w:pPrChange>
      </w:pPr>
      <w:ins w:id="557" w:author="Arun Rai" w:date="2026-09-23T23:04:00Z" w16du:dateUtc="2026-09-23T17:19:00Z">
        <w:r w:rsidRPr="007A3734">
          <w:rPr>
            <w:rFonts w:ascii="Times New Roman" w:eastAsia="Times New Roman" w:hAnsi="Times New Roman" w:cs="Times New Roman"/>
          </w:rPr>
          <w:t xml:space="preserve"> </w:t>
        </w:r>
      </w:ins>
    </w:p>
    <w:p w14:paraId="0E496B75" w14:textId="77777777" w:rsidR="001B3AAA" w:rsidRPr="007A3734" w:rsidRDefault="001B3AAA">
      <w:pPr>
        <w:pStyle w:val="Heading2"/>
        <w:tabs>
          <w:tab w:val="center" w:pos="1823"/>
        </w:tabs>
        <w:ind w:left="-1"/>
        <w:jc w:val="both"/>
        <w:rPr>
          <w:ins w:id="558" w:author="Arun Rai" w:date="2026-09-23T23:04:00Z" w16du:dateUtc="2026-09-23T17:19:00Z"/>
          <w:rFonts w:ascii="Times New Roman" w:hAnsi="Times New Roman" w:cs="Times New Roman"/>
          <w:rPrChange w:id="559" w:author="Arun Rai" w:date="2026-09-23T23:05:00Z" w16du:dateUtc="2026-09-23T17:20:00Z">
            <w:rPr>
              <w:ins w:id="560" w:author="Arun Rai" w:date="2026-09-23T23:04:00Z" w16du:dateUtc="2026-09-23T17:19:00Z"/>
            </w:rPr>
          </w:rPrChange>
        </w:rPr>
        <w:pPrChange w:id="561" w:author="Arun Rai" w:date="2026-09-23T23:04:00Z" w16du:dateUtc="2026-09-23T17:19:00Z">
          <w:pPr>
            <w:pStyle w:val="Heading2"/>
            <w:tabs>
              <w:tab w:val="center" w:pos="1823"/>
            </w:tabs>
            <w:ind w:left="-1"/>
          </w:pPr>
        </w:pPrChange>
      </w:pPr>
      <w:ins w:id="562" w:author="Arun Rai" w:date="2026-09-23T23:04:00Z" w16du:dateUtc="2026-09-23T17:19:00Z">
        <w:r w:rsidRPr="007A3734">
          <w:rPr>
            <w:rFonts w:ascii="Times New Roman" w:hAnsi="Times New Roman" w:cs="Times New Roman"/>
            <w:rPrChange w:id="563" w:author="Arun Rai" w:date="2026-09-23T23:05:00Z" w16du:dateUtc="2026-09-23T17:20:00Z">
              <w:rPr/>
            </w:rPrChange>
          </w:rPr>
          <w:t>1.3</w:t>
        </w:r>
        <w:r w:rsidRPr="007A3734">
          <w:rPr>
            <w:rFonts w:ascii="Times New Roman" w:eastAsia="Times New Roman" w:hAnsi="Times New Roman" w:cs="Times New Roman"/>
          </w:rPr>
          <w:t xml:space="preserve"> </w:t>
        </w:r>
        <w:r w:rsidRPr="007A3734">
          <w:rPr>
            <w:rFonts w:ascii="Times New Roman" w:eastAsia="Times New Roman" w:hAnsi="Times New Roman" w:cs="Times New Roman"/>
          </w:rPr>
          <w:tab/>
        </w:r>
        <w:r w:rsidRPr="007A3734">
          <w:rPr>
            <w:rFonts w:ascii="Times New Roman" w:hAnsi="Times New Roman" w:cs="Times New Roman"/>
            <w:rPrChange w:id="564" w:author="Arun Rai" w:date="2026-09-23T23:05:00Z" w16du:dateUtc="2026-09-23T17:20:00Z">
              <w:rPr/>
            </w:rPrChange>
          </w:rPr>
          <w:t>Proposed Solution</w:t>
        </w:r>
        <w:r w:rsidRPr="007A3734">
          <w:rPr>
            <w:rFonts w:ascii="Times New Roman" w:eastAsia="Times New Roman" w:hAnsi="Times New Roman" w:cs="Times New Roman"/>
          </w:rPr>
          <w:t xml:space="preserve"> </w:t>
        </w:r>
      </w:ins>
    </w:p>
    <w:p w14:paraId="31AC2C37" w14:textId="39ACC9AF" w:rsidR="001B3AAA" w:rsidRPr="007A3734" w:rsidRDefault="001B3AAA">
      <w:pPr>
        <w:ind w:left="19" w:right="47"/>
        <w:jc w:val="both"/>
        <w:rPr>
          <w:ins w:id="565" w:author="Arun Rai" w:date="2026-09-23T23:04:00Z" w16du:dateUtc="2026-09-23T17:19:00Z"/>
          <w:rFonts w:ascii="Times New Roman" w:hAnsi="Times New Roman" w:cs="Times New Roman"/>
          <w:rPrChange w:id="566" w:author="Arun Rai" w:date="2026-09-23T23:05:00Z" w16du:dateUtc="2026-09-23T17:20:00Z">
            <w:rPr>
              <w:ins w:id="567" w:author="Arun Rai" w:date="2026-09-23T23:04:00Z" w16du:dateUtc="2026-09-23T17:19:00Z"/>
            </w:rPr>
          </w:rPrChange>
        </w:rPr>
        <w:pPrChange w:id="568" w:author="Arun Rai" w:date="2026-09-23T23:04:00Z" w16du:dateUtc="2026-09-23T17:19:00Z">
          <w:pPr>
            <w:ind w:left="19" w:right="47"/>
          </w:pPr>
        </w:pPrChange>
      </w:pPr>
      <w:ins w:id="569" w:author="Arun Rai" w:date="2026-09-23T23:04:00Z" w16du:dateUtc="2026-09-23T17:19:00Z">
        <w:r w:rsidRPr="007A3734">
          <w:rPr>
            <w:rFonts w:ascii="Times New Roman" w:hAnsi="Times New Roman" w:cs="Times New Roman"/>
            <w:rPrChange w:id="570" w:author="Arun Rai" w:date="2026-09-23T23:05:00Z" w16du:dateUtc="2026-09-23T17:20:00Z">
              <w:rPr/>
            </w:rPrChange>
          </w:rPr>
          <w:t xml:space="preserve">The project proposal of the </w:t>
        </w:r>
        <w:proofErr w:type="spellStart"/>
        <w:r w:rsidRPr="007A3734">
          <w:rPr>
            <w:rFonts w:ascii="Times New Roman" w:hAnsi="Times New Roman" w:cs="Times New Roman"/>
            <w:rPrChange w:id="571" w:author="Arun Rai" w:date="2026-09-23T23:05:00Z" w16du:dateUtc="2026-09-23T17:20:00Z">
              <w:rPr/>
            </w:rPrChange>
          </w:rPr>
          <w:t>SilentHelp</w:t>
        </w:r>
        <w:proofErr w:type="spellEnd"/>
        <w:r w:rsidRPr="007A3734">
          <w:rPr>
            <w:rFonts w:ascii="Times New Roman" w:hAnsi="Times New Roman" w:cs="Times New Roman"/>
            <w:rPrChange w:id="572" w:author="Arun Rai" w:date="2026-09-23T23:05:00Z" w16du:dateUtc="2026-09-23T17:20:00Z">
              <w:rPr/>
            </w:rPrChange>
          </w:rPr>
          <w:t xml:space="preserve"> is to create a discreet mobile application to enable users to request assistance in unrestrained conditions under high-risk situations, to address the constraints so that they may not alert an aggressor. </w:t>
        </w:r>
        <w:proofErr w:type="spellStart"/>
        <w:r w:rsidRPr="007A3734">
          <w:rPr>
            <w:rFonts w:ascii="Times New Roman" w:hAnsi="Times New Roman" w:cs="Times New Roman"/>
            <w:rPrChange w:id="573" w:author="Arun Rai" w:date="2026-09-23T23:05:00Z" w16du:dateUtc="2026-09-23T17:20:00Z">
              <w:rPr/>
            </w:rPrChange>
          </w:rPr>
          <w:t>SilentHelp</w:t>
        </w:r>
        <w:proofErr w:type="spellEnd"/>
        <w:r w:rsidRPr="007A3734">
          <w:rPr>
            <w:rFonts w:ascii="Times New Roman" w:hAnsi="Times New Roman" w:cs="Times New Roman"/>
            <w:rPrChange w:id="574" w:author="Arun Rai" w:date="2026-09-23T23:05:00Z" w16du:dateUtc="2026-09-23T17:20:00Z">
              <w:rPr/>
            </w:rPrChange>
          </w:rPr>
          <w:t xml:space="preserve"> is an application that exists on a mobile phone in the form of an ordinary calculator, such that it does not make one suspicious when using it every day. The application has various hidden emergency activation systems behind a simple interface, including patterned calculator input, phone shaking recognition, which uses the device accelerometer and optional voice activation (Sarkar et al., n.d.). They are made in such a way that they are easy, quick and easy to remember so that the users can make use of emergency help without attracting any attention to them. After the triggering, the application takes some steps in the background without any notice. Some of these include the real-time location of the user as determined by the GPS services and sending an alert message to the pre-defined trusted individuals. It is made to be efficient even when it is running in the background, so that alerts are delivered in a timely manner. The application is also dedicated to ensuring the user's privacy and the reliability of data because it safely deals with sensitive information like location data and contact details. The development of </w:t>
        </w:r>
        <w:proofErr w:type="spellStart"/>
        <w:r w:rsidRPr="007A3734">
          <w:rPr>
            <w:rFonts w:ascii="Times New Roman" w:hAnsi="Times New Roman" w:cs="Times New Roman"/>
            <w:rPrChange w:id="575" w:author="Arun Rai" w:date="2026-09-23T23:05:00Z" w16du:dateUtc="2026-09-23T17:20:00Z">
              <w:rPr/>
            </w:rPrChange>
          </w:rPr>
          <w:t>SilentHelp</w:t>
        </w:r>
        <w:proofErr w:type="spellEnd"/>
        <w:r w:rsidRPr="007A3734">
          <w:rPr>
            <w:rFonts w:ascii="Times New Roman" w:hAnsi="Times New Roman" w:cs="Times New Roman"/>
            <w:rPrChange w:id="576" w:author="Arun Rai" w:date="2026-09-23T23:05:00Z" w16du:dateUtc="2026-09-23T17:20:00Z">
              <w:rPr/>
            </w:rPrChange>
          </w:rPr>
          <w:t xml:space="preserve"> is based on the latest mobile technologies, such as Flutter to develop a cross-platform application and Firebase to support the back end, such as authentication and real-time communication. The design strategy is user-centred and modular </w:t>
        </w:r>
        <w:proofErr w:type="gramStart"/>
        <w:r w:rsidRPr="007A3734">
          <w:rPr>
            <w:rFonts w:ascii="Times New Roman" w:hAnsi="Times New Roman" w:cs="Times New Roman"/>
            <w:rPrChange w:id="577" w:author="Arun Rai" w:date="2026-09-23T23:05:00Z" w16du:dateUtc="2026-09-23T17:20:00Z">
              <w:rPr/>
            </w:rPrChange>
          </w:rPr>
          <w:t>in order to</w:t>
        </w:r>
        <w:proofErr w:type="gramEnd"/>
        <w:r w:rsidRPr="007A3734">
          <w:rPr>
            <w:rFonts w:ascii="Times New Roman" w:hAnsi="Times New Roman" w:cs="Times New Roman"/>
            <w:rPrChange w:id="578" w:author="Arun Rai" w:date="2026-09-23T23:05:00Z" w16du:dateUtc="2026-09-23T17:20:00Z">
              <w:rPr/>
            </w:rPrChange>
          </w:rPr>
          <w:t xml:space="preserve"> guarantee reliability, scalability and ease of use. The proposed solution, </w:t>
        </w:r>
        <w:proofErr w:type="gramStart"/>
        <w:r w:rsidRPr="007A3734">
          <w:rPr>
            <w:rFonts w:ascii="Times New Roman" w:hAnsi="Times New Roman" w:cs="Times New Roman"/>
            <w:rPrChange w:id="579" w:author="Arun Rai" w:date="2026-09-23T23:05:00Z" w16du:dateUtc="2026-09-23T17:20:00Z">
              <w:rPr/>
            </w:rPrChange>
          </w:rPr>
          <w:t>on the whole</w:t>
        </w:r>
        <w:proofErr w:type="gramEnd"/>
        <w:r w:rsidRPr="007A3734">
          <w:rPr>
            <w:rFonts w:ascii="Times New Roman" w:hAnsi="Times New Roman" w:cs="Times New Roman"/>
            <w:rPrChange w:id="580" w:author="Arun Rai" w:date="2026-09-23T23:05:00Z" w16du:dateUtc="2026-09-23T17:20:00Z">
              <w:rPr/>
            </w:rPrChange>
          </w:rPr>
          <w:t>, is to offer a convenient, non-obtrusive and efficient emergency aid system that would improve personal security but reduce risk and be applicable in sensitive and dangerous environments.</w:t>
        </w:r>
      </w:ins>
    </w:p>
    <w:p w14:paraId="54B0A90A" w14:textId="77777777" w:rsidR="009C6A9A" w:rsidRPr="007A3734" w:rsidRDefault="009C6A9A" w:rsidP="001B3AAA">
      <w:pPr>
        <w:jc w:val="both"/>
        <w:rPr>
          <w:ins w:id="581" w:author="Arun Rai" w:date="2026-09-16T14:39:00Z" w16du:dateUtc="2026-09-16T08:54:00Z"/>
          <w:rFonts w:ascii="Times New Roman" w:hAnsi="Times New Roman" w:cs="Times New Roman"/>
          <w:color w:val="FFFFFF" w:themeColor="background1"/>
          <w:rPrChange w:id="582" w:author="Arun Rai" w:date="2026-09-23T23:05:00Z" w16du:dateUtc="2026-09-23T17:20:00Z">
            <w:rPr>
              <w:ins w:id="583" w:author="Arun Rai" w:date="2026-09-16T14:39:00Z" w16du:dateUtc="2026-09-16T08:54:00Z"/>
              <w:rFonts w:ascii="Times New Roman" w:hAnsi="Times New Roman" w:cs="Times New Roman"/>
            </w:rPr>
          </w:rPrChange>
        </w:rPr>
      </w:pPr>
    </w:p>
    <w:p w14:paraId="13A032A6" w14:textId="77777777" w:rsidR="009C6A9A" w:rsidRPr="007A3734" w:rsidRDefault="009C6A9A" w:rsidP="001B3AAA">
      <w:pPr>
        <w:jc w:val="both"/>
        <w:rPr>
          <w:ins w:id="584" w:author="Arun Rai" w:date="2026-09-16T14:39:00Z" w16du:dateUtc="2026-09-16T08:54:00Z"/>
          <w:rFonts w:ascii="Times New Roman" w:hAnsi="Times New Roman" w:cs="Times New Roman"/>
          <w:color w:val="FFFFFF" w:themeColor="background1"/>
          <w:rPrChange w:id="585" w:author="Arun Rai" w:date="2026-09-23T23:05:00Z" w16du:dateUtc="2026-09-23T17:20:00Z">
            <w:rPr>
              <w:ins w:id="586" w:author="Arun Rai" w:date="2026-09-16T14:39:00Z" w16du:dateUtc="2026-09-16T08:54:00Z"/>
              <w:rFonts w:ascii="Times New Roman" w:hAnsi="Times New Roman" w:cs="Times New Roman"/>
            </w:rPr>
          </w:rPrChange>
        </w:rPr>
      </w:pPr>
    </w:p>
    <w:p w14:paraId="086866EB" w14:textId="77777777" w:rsidR="009C6A9A" w:rsidRPr="007A3734" w:rsidRDefault="009C6A9A" w:rsidP="001B3AAA">
      <w:pPr>
        <w:jc w:val="both"/>
        <w:rPr>
          <w:ins w:id="587" w:author="Arun Rai" w:date="2026-09-16T14:39:00Z" w16du:dateUtc="2026-09-16T08:54:00Z"/>
          <w:rFonts w:ascii="Times New Roman" w:hAnsi="Times New Roman" w:cs="Times New Roman"/>
          <w:color w:val="FFFFFF" w:themeColor="background1"/>
          <w:rPrChange w:id="588" w:author="Arun Rai" w:date="2026-09-23T23:05:00Z" w16du:dateUtc="2026-09-23T17:20:00Z">
            <w:rPr>
              <w:ins w:id="589" w:author="Arun Rai" w:date="2026-09-16T14:39:00Z" w16du:dateUtc="2026-09-16T08:54:00Z"/>
              <w:rFonts w:ascii="Times New Roman" w:hAnsi="Times New Roman" w:cs="Times New Roman"/>
            </w:rPr>
          </w:rPrChange>
        </w:rPr>
      </w:pPr>
    </w:p>
    <w:p w14:paraId="5DBA43F8" w14:textId="77777777" w:rsidR="009C6A9A" w:rsidRPr="007A3734" w:rsidRDefault="009C6A9A" w:rsidP="001B3AAA">
      <w:pPr>
        <w:jc w:val="both"/>
        <w:rPr>
          <w:ins w:id="590" w:author="Arun Rai" w:date="2026-09-16T14:39:00Z" w16du:dateUtc="2026-09-16T08:54:00Z"/>
          <w:rFonts w:ascii="Times New Roman" w:hAnsi="Times New Roman" w:cs="Times New Roman"/>
          <w:color w:val="FFFFFF" w:themeColor="background1"/>
          <w:rPrChange w:id="591" w:author="Arun Rai" w:date="2026-09-23T23:05:00Z" w16du:dateUtc="2026-09-23T17:20:00Z">
            <w:rPr>
              <w:ins w:id="592" w:author="Arun Rai" w:date="2026-09-16T14:39:00Z" w16du:dateUtc="2026-09-16T08:54:00Z"/>
              <w:rFonts w:ascii="Times New Roman" w:hAnsi="Times New Roman" w:cs="Times New Roman"/>
            </w:rPr>
          </w:rPrChange>
        </w:rPr>
      </w:pPr>
    </w:p>
    <w:p w14:paraId="053A9E2F" w14:textId="77777777" w:rsidR="009C6A9A" w:rsidRPr="007A3734" w:rsidRDefault="009C6A9A" w:rsidP="001B3AAA">
      <w:pPr>
        <w:jc w:val="both"/>
        <w:rPr>
          <w:ins w:id="593" w:author="Arun Rai" w:date="2026-09-16T14:39:00Z" w16du:dateUtc="2026-09-16T08:54:00Z"/>
          <w:rFonts w:ascii="Times New Roman" w:hAnsi="Times New Roman" w:cs="Times New Roman"/>
          <w:color w:val="FFFFFF" w:themeColor="background1"/>
          <w:rPrChange w:id="594" w:author="Arun Rai" w:date="2026-09-23T23:05:00Z" w16du:dateUtc="2026-09-23T17:20:00Z">
            <w:rPr>
              <w:ins w:id="595" w:author="Arun Rai" w:date="2026-09-16T14:39:00Z" w16du:dateUtc="2026-09-16T08:54:00Z"/>
              <w:rFonts w:ascii="Times New Roman" w:hAnsi="Times New Roman" w:cs="Times New Roman"/>
            </w:rPr>
          </w:rPrChange>
        </w:rPr>
      </w:pPr>
    </w:p>
    <w:p w14:paraId="22704F6F" w14:textId="77777777" w:rsidR="009C6A9A" w:rsidRPr="007A3734" w:rsidRDefault="009C6A9A" w:rsidP="001B3AAA">
      <w:pPr>
        <w:jc w:val="both"/>
        <w:rPr>
          <w:ins w:id="596" w:author="Arun Rai" w:date="2026-09-16T14:39:00Z" w16du:dateUtc="2026-09-16T08:54:00Z"/>
          <w:rFonts w:ascii="Times New Roman" w:hAnsi="Times New Roman" w:cs="Times New Roman"/>
          <w:color w:val="FFFFFF" w:themeColor="background1"/>
          <w:rPrChange w:id="597" w:author="Arun Rai" w:date="2026-09-23T23:05:00Z" w16du:dateUtc="2026-09-23T17:20:00Z">
            <w:rPr>
              <w:ins w:id="598" w:author="Arun Rai" w:date="2026-09-16T14:39:00Z" w16du:dateUtc="2026-09-16T08:54:00Z"/>
              <w:rFonts w:ascii="Times New Roman" w:hAnsi="Times New Roman" w:cs="Times New Roman"/>
            </w:rPr>
          </w:rPrChange>
        </w:rPr>
      </w:pPr>
    </w:p>
    <w:p w14:paraId="35656CF9" w14:textId="77777777" w:rsidR="009C6A9A" w:rsidRPr="007A3734" w:rsidRDefault="009C6A9A" w:rsidP="001B3AAA">
      <w:pPr>
        <w:jc w:val="both"/>
        <w:rPr>
          <w:ins w:id="599" w:author="Arun Rai" w:date="2026-09-16T14:39:00Z" w16du:dateUtc="2026-09-16T08:54:00Z"/>
          <w:rFonts w:ascii="Times New Roman" w:hAnsi="Times New Roman" w:cs="Times New Roman"/>
          <w:color w:val="FFFFFF" w:themeColor="background1"/>
          <w:rPrChange w:id="600" w:author="Arun Rai" w:date="2026-09-23T23:05:00Z" w16du:dateUtc="2026-09-23T17:20:00Z">
            <w:rPr>
              <w:ins w:id="601" w:author="Arun Rai" w:date="2026-09-16T14:39:00Z" w16du:dateUtc="2026-09-16T08:54:00Z"/>
              <w:rFonts w:ascii="Times New Roman" w:hAnsi="Times New Roman" w:cs="Times New Roman"/>
            </w:rPr>
          </w:rPrChange>
        </w:rPr>
      </w:pPr>
    </w:p>
    <w:p w14:paraId="4E2517B7" w14:textId="77777777" w:rsidR="009C6A9A" w:rsidRPr="007A3734" w:rsidRDefault="009C6A9A" w:rsidP="001B3AAA">
      <w:pPr>
        <w:jc w:val="both"/>
        <w:rPr>
          <w:ins w:id="602" w:author="Arun Rai" w:date="2026-09-16T14:39:00Z" w16du:dateUtc="2026-09-16T08:54:00Z"/>
          <w:rFonts w:ascii="Times New Roman" w:hAnsi="Times New Roman" w:cs="Times New Roman"/>
          <w:color w:val="FFFFFF" w:themeColor="background1"/>
          <w:rPrChange w:id="603" w:author="Arun Rai" w:date="2026-09-23T23:05:00Z" w16du:dateUtc="2026-09-23T17:20:00Z">
            <w:rPr>
              <w:ins w:id="604" w:author="Arun Rai" w:date="2026-09-16T14:39:00Z" w16du:dateUtc="2026-09-16T08:54:00Z"/>
              <w:rFonts w:ascii="Times New Roman" w:hAnsi="Times New Roman" w:cs="Times New Roman"/>
            </w:rPr>
          </w:rPrChange>
        </w:rPr>
      </w:pPr>
    </w:p>
    <w:p w14:paraId="58FF1B0C" w14:textId="77777777" w:rsidR="009C6A9A" w:rsidRPr="007A3734" w:rsidRDefault="009C6A9A" w:rsidP="001B3AAA">
      <w:pPr>
        <w:jc w:val="both"/>
        <w:rPr>
          <w:ins w:id="605" w:author="Arun Rai" w:date="2026-09-16T14:39:00Z" w16du:dateUtc="2026-09-16T08:54:00Z"/>
          <w:rFonts w:ascii="Times New Roman" w:hAnsi="Times New Roman" w:cs="Times New Roman"/>
          <w:color w:val="FFFFFF" w:themeColor="background1"/>
          <w:rPrChange w:id="606" w:author="Arun Rai" w:date="2026-09-23T23:05:00Z" w16du:dateUtc="2026-09-23T17:20:00Z">
            <w:rPr>
              <w:ins w:id="607" w:author="Arun Rai" w:date="2026-09-16T14:39:00Z" w16du:dateUtc="2026-09-16T08:54:00Z"/>
              <w:rFonts w:ascii="Times New Roman" w:hAnsi="Times New Roman" w:cs="Times New Roman"/>
            </w:rPr>
          </w:rPrChange>
        </w:rPr>
      </w:pPr>
    </w:p>
    <w:p w14:paraId="790F3BC8" w14:textId="77777777" w:rsidR="009C6A9A" w:rsidRPr="007A3734" w:rsidRDefault="009C6A9A" w:rsidP="001B3AAA">
      <w:pPr>
        <w:jc w:val="both"/>
        <w:rPr>
          <w:ins w:id="608" w:author="Arun Rai" w:date="2026-09-16T14:39:00Z" w16du:dateUtc="2026-09-16T08:54:00Z"/>
          <w:rFonts w:ascii="Times New Roman" w:hAnsi="Times New Roman" w:cs="Times New Roman"/>
          <w:color w:val="FFFFFF" w:themeColor="background1"/>
          <w:rPrChange w:id="609" w:author="Arun Rai" w:date="2026-09-23T23:05:00Z" w16du:dateUtc="2026-09-23T17:20:00Z">
            <w:rPr>
              <w:ins w:id="610" w:author="Arun Rai" w:date="2026-09-16T14:39:00Z" w16du:dateUtc="2026-09-16T08:54:00Z"/>
              <w:rFonts w:ascii="Times New Roman" w:hAnsi="Times New Roman" w:cs="Times New Roman"/>
            </w:rPr>
          </w:rPrChange>
        </w:rPr>
      </w:pPr>
    </w:p>
    <w:p w14:paraId="286693F8" w14:textId="77777777" w:rsidR="009C6A9A" w:rsidRPr="007A3734" w:rsidRDefault="009C6A9A" w:rsidP="001B3AAA">
      <w:pPr>
        <w:jc w:val="both"/>
        <w:rPr>
          <w:ins w:id="611" w:author="Arun Rai" w:date="2026-09-16T14:39:00Z" w16du:dateUtc="2026-09-16T08:54:00Z"/>
          <w:rFonts w:ascii="Times New Roman" w:hAnsi="Times New Roman" w:cs="Times New Roman"/>
          <w:color w:val="FFFFFF" w:themeColor="background1"/>
          <w:rPrChange w:id="612" w:author="Arun Rai" w:date="2026-09-23T23:05:00Z" w16du:dateUtc="2026-09-23T17:20:00Z">
            <w:rPr>
              <w:ins w:id="613" w:author="Arun Rai" w:date="2026-09-16T14:39:00Z" w16du:dateUtc="2026-09-16T08:54:00Z"/>
              <w:rFonts w:ascii="Times New Roman" w:hAnsi="Times New Roman" w:cs="Times New Roman"/>
            </w:rPr>
          </w:rPrChange>
        </w:rPr>
      </w:pPr>
    </w:p>
    <w:p w14:paraId="0136357D" w14:textId="5FF8221B" w:rsidR="007B302C" w:rsidRDefault="00C82D60" w:rsidP="007B302C">
      <w:pPr>
        <w:rPr>
          <w:ins w:id="614" w:author="Arun Rai" w:date="2026-10-11T19:03:00Z" w16du:dateUtc="2026-10-11T13:18:00Z"/>
          <w:rFonts w:ascii="Times New Roman" w:hAnsi="Times New Roman" w:cs="Times New Roman"/>
        </w:rPr>
      </w:pPr>
      <w:r>
        <w:rPr>
          <w:rFonts w:ascii="Times New Roman" w:hAnsi="Times New Roman" w:cs="Times New Roman"/>
        </w:rPr>
        <w:lastRenderedPageBreak/>
        <w:t>Business</w:t>
      </w:r>
      <w:r w:rsidR="007B302C">
        <w:rPr>
          <w:rFonts w:ascii="Times New Roman" w:hAnsi="Times New Roman" w:cs="Times New Roman"/>
        </w:rPr>
        <w:t xml:space="preserve"> Context Diagram</w:t>
      </w:r>
    </w:p>
    <w:p w14:paraId="6EB8E142" w14:textId="77777777" w:rsidR="00566A4F" w:rsidRDefault="00566A4F" w:rsidP="007B302C">
      <w:pPr>
        <w:rPr>
          <w:ins w:id="615" w:author="Arun Rai" w:date="2026-10-11T19:03:00Z" w16du:dateUtc="2026-10-11T13:18:00Z"/>
          <w:rFonts w:ascii="Times New Roman" w:hAnsi="Times New Roman" w:cs="Times New Roman"/>
        </w:rPr>
      </w:pPr>
    </w:p>
    <w:p w14:paraId="633B6830" w14:textId="6CFC0044" w:rsidR="00566A4F" w:rsidRPr="00566A4F" w:rsidRDefault="00566A4F" w:rsidP="00566A4F">
      <w:pPr>
        <w:rPr>
          <w:ins w:id="616" w:author="Arun Rai" w:date="2026-10-11T19:03:00Z"/>
          <w:rFonts w:ascii="Times New Roman" w:hAnsi="Times New Roman" w:cs="Times New Roman"/>
        </w:rPr>
      </w:pPr>
      <w:ins w:id="617" w:author="Arun Rai" w:date="2026-10-11T19:03:00Z">
        <w:r w:rsidRPr="00566A4F">
          <w:rPr>
            <w:rFonts w:ascii="Times New Roman" w:hAnsi="Times New Roman" w:cs="Times New Roman"/>
          </w:rPr>
          <w:drawing>
            <wp:inline distT="0" distB="0" distL="0" distR="0" wp14:anchorId="4A380C44" wp14:editId="777F62BE">
              <wp:extent cx="5638800" cy="5067300"/>
              <wp:effectExtent l="0" t="0" r="0" b="0"/>
              <wp:docPr id="20656488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38800" cy="5067300"/>
                      </a:xfrm>
                      <a:prstGeom prst="rect">
                        <a:avLst/>
                      </a:prstGeom>
                      <a:noFill/>
                      <a:ln>
                        <a:noFill/>
                      </a:ln>
                    </pic:spPr>
                  </pic:pic>
                </a:graphicData>
              </a:graphic>
            </wp:inline>
          </w:drawing>
        </w:r>
      </w:ins>
    </w:p>
    <w:p w14:paraId="632DC647" w14:textId="77777777" w:rsidR="00566A4F" w:rsidRDefault="00566A4F" w:rsidP="007B302C">
      <w:pPr>
        <w:rPr>
          <w:ins w:id="618" w:author="Arun Rai" w:date="2026-10-11T19:03:00Z" w16du:dateUtc="2026-10-11T13:18:00Z"/>
          <w:rFonts w:ascii="Times New Roman" w:hAnsi="Times New Roman" w:cs="Times New Roman"/>
        </w:rPr>
      </w:pPr>
    </w:p>
    <w:p w14:paraId="778C30CD" w14:textId="77777777" w:rsidR="00566A4F" w:rsidRDefault="00566A4F" w:rsidP="007B302C">
      <w:pPr>
        <w:rPr>
          <w:ins w:id="619" w:author="Arun Rai" w:date="2026-10-11T19:03:00Z" w16du:dateUtc="2026-10-11T13:18:00Z"/>
          <w:rFonts w:ascii="Times New Roman" w:hAnsi="Times New Roman" w:cs="Times New Roman"/>
        </w:rPr>
      </w:pPr>
    </w:p>
    <w:p w14:paraId="21D7BDAC" w14:textId="77777777" w:rsidR="00566A4F" w:rsidRDefault="00566A4F" w:rsidP="007B302C">
      <w:pPr>
        <w:rPr>
          <w:ins w:id="620" w:author="Arun Rai" w:date="2026-10-11T19:03:00Z" w16du:dateUtc="2026-10-11T13:18:00Z"/>
          <w:rFonts w:ascii="Times New Roman" w:hAnsi="Times New Roman" w:cs="Times New Roman"/>
        </w:rPr>
      </w:pPr>
    </w:p>
    <w:p w14:paraId="0B4D1AB0" w14:textId="77777777" w:rsidR="00566A4F" w:rsidRDefault="00566A4F" w:rsidP="007B302C">
      <w:pPr>
        <w:rPr>
          <w:ins w:id="621" w:author="Arun Rai" w:date="2026-10-11T19:03:00Z" w16du:dateUtc="2026-10-11T13:18:00Z"/>
          <w:rFonts w:ascii="Times New Roman" w:hAnsi="Times New Roman" w:cs="Times New Roman"/>
        </w:rPr>
      </w:pPr>
    </w:p>
    <w:p w14:paraId="773DC0C8" w14:textId="77777777" w:rsidR="00566A4F" w:rsidRDefault="00566A4F" w:rsidP="007B302C">
      <w:pPr>
        <w:rPr>
          <w:ins w:id="622" w:author="Arun Rai" w:date="2026-10-11T19:03:00Z" w16du:dateUtc="2026-10-11T13:18:00Z"/>
          <w:rFonts w:ascii="Times New Roman" w:hAnsi="Times New Roman" w:cs="Times New Roman"/>
        </w:rPr>
      </w:pPr>
    </w:p>
    <w:p w14:paraId="4D044DA4" w14:textId="77777777" w:rsidR="00566A4F" w:rsidRDefault="00566A4F" w:rsidP="007B302C">
      <w:pPr>
        <w:rPr>
          <w:ins w:id="623" w:author="Arun Rai" w:date="2026-10-11T19:03:00Z" w16du:dateUtc="2026-10-11T13:18:00Z"/>
          <w:rFonts w:ascii="Times New Roman" w:hAnsi="Times New Roman" w:cs="Times New Roman"/>
        </w:rPr>
      </w:pPr>
    </w:p>
    <w:p w14:paraId="7194C545" w14:textId="77777777" w:rsidR="00566A4F" w:rsidRDefault="00566A4F" w:rsidP="007B302C">
      <w:pPr>
        <w:rPr>
          <w:rFonts w:ascii="Times New Roman" w:hAnsi="Times New Roman" w:cs="Times New Roman"/>
        </w:rPr>
      </w:pPr>
    </w:p>
    <w:p w14:paraId="17AEBE5A" w14:textId="1411DE23" w:rsidR="007B302C" w:rsidRDefault="007B302C" w:rsidP="007B302C">
      <w:pPr>
        <w:rPr>
          <w:ins w:id="624" w:author="Arun Rai" w:date="2026-10-11T19:03:00Z" w16du:dateUtc="2026-10-11T13:18:00Z"/>
          <w:rFonts w:ascii="Times New Roman" w:hAnsi="Times New Roman" w:cs="Times New Roman"/>
        </w:rPr>
      </w:pPr>
    </w:p>
    <w:p w14:paraId="2FB16886" w14:textId="77777777" w:rsidR="00566A4F" w:rsidRDefault="00566A4F" w:rsidP="007B302C">
      <w:pPr>
        <w:rPr>
          <w:rFonts w:ascii="Times New Roman" w:hAnsi="Times New Roman" w:cs="Times New Roman"/>
        </w:rPr>
      </w:pPr>
    </w:p>
    <w:p w14:paraId="25C93E8D" w14:textId="77777777" w:rsidR="007B302C" w:rsidRDefault="007B302C" w:rsidP="007B302C">
      <w:pPr>
        <w:rPr>
          <w:rFonts w:ascii="Times New Roman" w:hAnsi="Times New Roman" w:cs="Times New Roman"/>
        </w:rPr>
      </w:pPr>
    </w:p>
    <w:p w14:paraId="34717AB2" w14:textId="77777777" w:rsidR="007B302C" w:rsidRDefault="007B302C" w:rsidP="007B302C">
      <w:pPr>
        <w:rPr>
          <w:rFonts w:ascii="Times New Roman" w:hAnsi="Times New Roman" w:cs="Times New Roman"/>
        </w:rPr>
      </w:pPr>
      <w:r>
        <w:rPr>
          <w:rFonts w:ascii="Times New Roman" w:hAnsi="Times New Roman" w:cs="Times New Roman"/>
        </w:rPr>
        <w:lastRenderedPageBreak/>
        <w:t xml:space="preserve"> 2. Functional Architecture</w:t>
      </w:r>
    </w:p>
    <w:p w14:paraId="007CBF7B" w14:textId="77777777" w:rsidR="007B302C" w:rsidRPr="000A557C" w:rsidRDefault="007B302C" w:rsidP="007B302C">
      <w:pPr>
        <w:rPr>
          <w:rFonts w:ascii="Times New Roman" w:hAnsi="Times New Roman" w:cs="Times New Roman"/>
        </w:rPr>
      </w:pPr>
      <w:r w:rsidRPr="000A557C">
        <w:rPr>
          <w:rFonts w:ascii="Times New Roman" w:hAnsi="Times New Roman" w:cs="Times New Roman"/>
          <w:b/>
          <w:bCs/>
        </w:rPr>
        <w:t>Presentation Layer (Flutter)</w:t>
      </w:r>
      <w:r w:rsidRPr="000A557C">
        <w:rPr>
          <w:rFonts w:ascii="Times New Roman" w:hAnsi="Times New Roman" w:cs="Times New Roman"/>
        </w:rPr>
        <w:t xml:space="preserve"> </w:t>
      </w:r>
    </w:p>
    <w:p w14:paraId="4CCA89BB" w14:textId="77777777" w:rsidR="007B302C" w:rsidRPr="000A557C" w:rsidRDefault="007B302C" w:rsidP="007B302C">
      <w:pPr>
        <w:numPr>
          <w:ilvl w:val="0"/>
          <w:numId w:val="1"/>
        </w:numPr>
        <w:rPr>
          <w:rFonts w:ascii="Times New Roman" w:hAnsi="Times New Roman" w:cs="Times New Roman"/>
        </w:rPr>
      </w:pPr>
      <w:r w:rsidRPr="000A557C">
        <w:rPr>
          <w:rFonts w:ascii="Times New Roman" w:hAnsi="Times New Roman" w:cs="Times New Roman"/>
        </w:rPr>
        <w:t xml:space="preserve">Provides the main user interface of </w:t>
      </w:r>
      <w:proofErr w:type="spellStart"/>
      <w:r w:rsidRPr="000A557C">
        <w:rPr>
          <w:rFonts w:ascii="Times New Roman" w:hAnsi="Times New Roman" w:cs="Times New Roman"/>
        </w:rPr>
        <w:t>SilentHelp</w:t>
      </w:r>
      <w:proofErr w:type="spellEnd"/>
      <w:r w:rsidRPr="000A557C">
        <w:rPr>
          <w:rFonts w:ascii="Times New Roman" w:hAnsi="Times New Roman" w:cs="Times New Roman"/>
        </w:rPr>
        <w:t xml:space="preserve">. </w:t>
      </w:r>
    </w:p>
    <w:p w14:paraId="11129FAF" w14:textId="77777777" w:rsidR="007B302C" w:rsidRPr="000A557C" w:rsidRDefault="007B302C" w:rsidP="007B302C">
      <w:pPr>
        <w:numPr>
          <w:ilvl w:val="0"/>
          <w:numId w:val="1"/>
        </w:numPr>
        <w:rPr>
          <w:rFonts w:ascii="Times New Roman" w:hAnsi="Times New Roman" w:cs="Times New Roman"/>
        </w:rPr>
      </w:pPr>
      <w:r w:rsidRPr="000A557C">
        <w:rPr>
          <w:rFonts w:ascii="Times New Roman" w:hAnsi="Times New Roman" w:cs="Times New Roman"/>
        </w:rPr>
        <w:t xml:space="preserve">Contains the disguised calculator interface. </w:t>
      </w:r>
    </w:p>
    <w:p w14:paraId="1284A5DD" w14:textId="77777777" w:rsidR="007B302C" w:rsidRPr="000A557C" w:rsidRDefault="007B302C" w:rsidP="007B302C">
      <w:pPr>
        <w:numPr>
          <w:ilvl w:val="0"/>
          <w:numId w:val="1"/>
        </w:numPr>
        <w:rPr>
          <w:rFonts w:ascii="Times New Roman" w:hAnsi="Times New Roman" w:cs="Times New Roman"/>
        </w:rPr>
      </w:pPr>
      <w:r w:rsidRPr="000A557C">
        <w:rPr>
          <w:rFonts w:ascii="Times New Roman" w:hAnsi="Times New Roman" w:cs="Times New Roman"/>
        </w:rPr>
        <w:t xml:space="preserve">Includes hidden settings and menu options. </w:t>
      </w:r>
    </w:p>
    <w:p w14:paraId="05DBC5FD" w14:textId="77777777" w:rsidR="007B302C" w:rsidRPr="000A557C" w:rsidRDefault="007B302C" w:rsidP="007B302C">
      <w:pPr>
        <w:numPr>
          <w:ilvl w:val="0"/>
          <w:numId w:val="1"/>
        </w:numPr>
        <w:rPr>
          <w:rFonts w:ascii="Times New Roman" w:hAnsi="Times New Roman" w:cs="Times New Roman"/>
        </w:rPr>
      </w:pPr>
      <w:r w:rsidRPr="000A557C">
        <w:rPr>
          <w:rFonts w:ascii="Times New Roman" w:hAnsi="Times New Roman" w:cs="Times New Roman"/>
        </w:rPr>
        <w:t xml:space="preserve">Allows users to manage trusted contacts and alert preferences. </w:t>
      </w:r>
    </w:p>
    <w:p w14:paraId="5B471EF3" w14:textId="77777777" w:rsidR="007B302C" w:rsidRPr="000A557C" w:rsidRDefault="007B302C" w:rsidP="007B302C">
      <w:pPr>
        <w:rPr>
          <w:rFonts w:ascii="Times New Roman" w:hAnsi="Times New Roman" w:cs="Times New Roman"/>
        </w:rPr>
      </w:pPr>
      <w:r w:rsidRPr="000A557C">
        <w:rPr>
          <w:rFonts w:ascii="Times New Roman" w:hAnsi="Times New Roman" w:cs="Times New Roman"/>
          <w:b/>
          <w:bCs/>
        </w:rPr>
        <w:t>Application Logic Layer</w:t>
      </w:r>
      <w:r w:rsidRPr="000A557C">
        <w:rPr>
          <w:rFonts w:ascii="Times New Roman" w:hAnsi="Times New Roman" w:cs="Times New Roman"/>
        </w:rPr>
        <w:t xml:space="preserve"> </w:t>
      </w:r>
    </w:p>
    <w:p w14:paraId="527B3847" w14:textId="77777777" w:rsidR="007B302C" w:rsidRPr="000A557C" w:rsidRDefault="007B302C" w:rsidP="007B302C">
      <w:pPr>
        <w:numPr>
          <w:ilvl w:val="0"/>
          <w:numId w:val="2"/>
        </w:numPr>
        <w:rPr>
          <w:rFonts w:ascii="Times New Roman" w:hAnsi="Times New Roman" w:cs="Times New Roman"/>
        </w:rPr>
      </w:pPr>
      <w:r w:rsidRPr="000A557C">
        <w:rPr>
          <w:rFonts w:ascii="Times New Roman" w:hAnsi="Times New Roman" w:cs="Times New Roman"/>
        </w:rPr>
        <w:t xml:space="preserve">Processes the main functions of the application. </w:t>
      </w:r>
    </w:p>
    <w:p w14:paraId="5C2ADA20" w14:textId="77777777" w:rsidR="007B302C" w:rsidRPr="000A557C" w:rsidRDefault="007B302C" w:rsidP="007B302C">
      <w:pPr>
        <w:numPr>
          <w:ilvl w:val="0"/>
          <w:numId w:val="2"/>
        </w:numPr>
        <w:rPr>
          <w:rFonts w:ascii="Times New Roman" w:hAnsi="Times New Roman" w:cs="Times New Roman"/>
        </w:rPr>
      </w:pPr>
      <w:r w:rsidRPr="000A557C">
        <w:rPr>
          <w:rFonts w:ascii="Times New Roman" w:hAnsi="Times New Roman" w:cs="Times New Roman"/>
        </w:rPr>
        <w:t xml:space="preserve">Detects hidden emergency triggers. </w:t>
      </w:r>
    </w:p>
    <w:p w14:paraId="72FEF1C3" w14:textId="77777777" w:rsidR="007B302C" w:rsidRPr="000A557C" w:rsidRDefault="007B302C" w:rsidP="007B302C">
      <w:pPr>
        <w:numPr>
          <w:ilvl w:val="0"/>
          <w:numId w:val="2"/>
        </w:numPr>
        <w:rPr>
          <w:rFonts w:ascii="Times New Roman" w:hAnsi="Times New Roman" w:cs="Times New Roman"/>
        </w:rPr>
      </w:pPr>
      <w:r w:rsidRPr="000A557C">
        <w:rPr>
          <w:rFonts w:ascii="Times New Roman" w:hAnsi="Times New Roman" w:cs="Times New Roman"/>
        </w:rPr>
        <w:t xml:space="preserve">Handles secret calculator input. </w:t>
      </w:r>
    </w:p>
    <w:p w14:paraId="398DB482" w14:textId="77777777" w:rsidR="007B302C" w:rsidRPr="000A557C" w:rsidRDefault="007B302C" w:rsidP="007B302C">
      <w:pPr>
        <w:numPr>
          <w:ilvl w:val="0"/>
          <w:numId w:val="2"/>
        </w:numPr>
        <w:rPr>
          <w:rFonts w:ascii="Times New Roman" w:hAnsi="Times New Roman" w:cs="Times New Roman"/>
        </w:rPr>
      </w:pPr>
      <w:r w:rsidRPr="000A557C">
        <w:rPr>
          <w:rFonts w:ascii="Times New Roman" w:hAnsi="Times New Roman" w:cs="Times New Roman"/>
        </w:rPr>
        <w:t xml:space="preserve">Processes shake detection and voice activation. </w:t>
      </w:r>
    </w:p>
    <w:p w14:paraId="0C52C402" w14:textId="77777777" w:rsidR="007B302C" w:rsidRPr="000A557C" w:rsidRDefault="007B302C" w:rsidP="007B302C">
      <w:pPr>
        <w:numPr>
          <w:ilvl w:val="0"/>
          <w:numId w:val="2"/>
        </w:numPr>
        <w:rPr>
          <w:rFonts w:ascii="Times New Roman" w:hAnsi="Times New Roman" w:cs="Times New Roman"/>
        </w:rPr>
      </w:pPr>
      <w:r w:rsidRPr="000A557C">
        <w:rPr>
          <w:rFonts w:ascii="Times New Roman" w:hAnsi="Times New Roman" w:cs="Times New Roman"/>
        </w:rPr>
        <w:t xml:space="preserve">Prepares the SOS alert when a valid trigger is detected. </w:t>
      </w:r>
    </w:p>
    <w:p w14:paraId="5E363FF7" w14:textId="77777777" w:rsidR="007B302C" w:rsidRPr="000A557C" w:rsidRDefault="007B302C" w:rsidP="007B302C">
      <w:pPr>
        <w:rPr>
          <w:rFonts w:ascii="Times New Roman" w:hAnsi="Times New Roman" w:cs="Times New Roman"/>
        </w:rPr>
      </w:pPr>
      <w:r w:rsidRPr="000A557C">
        <w:rPr>
          <w:rFonts w:ascii="Times New Roman" w:hAnsi="Times New Roman" w:cs="Times New Roman"/>
        </w:rPr>
        <w:t xml:space="preserve"> </w:t>
      </w:r>
      <w:r w:rsidRPr="000A557C">
        <w:rPr>
          <w:rFonts w:ascii="Times New Roman" w:hAnsi="Times New Roman" w:cs="Times New Roman"/>
          <w:b/>
          <w:bCs/>
        </w:rPr>
        <w:t>Sensor and Service Layer</w:t>
      </w:r>
      <w:r w:rsidRPr="000A557C">
        <w:rPr>
          <w:rFonts w:ascii="Times New Roman" w:hAnsi="Times New Roman" w:cs="Times New Roman"/>
        </w:rPr>
        <w:t xml:space="preserve"> </w:t>
      </w:r>
    </w:p>
    <w:p w14:paraId="6240CC42" w14:textId="77777777" w:rsidR="007B302C" w:rsidRPr="000A557C" w:rsidRDefault="007B302C" w:rsidP="007B302C">
      <w:pPr>
        <w:numPr>
          <w:ilvl w:val="0"/>
          <w:numId w:val="3"/>
        </w:numPr>
        <w:rPr>
          <w:rFonts w:ascii="Times New Roman" w:hAnsi="Times New Roman" w:cs="Times New Roman"/>
        </w:rPr>
      </w:pPr>
      <w:r w:rsidRPr="000A557C">
        <w:rPr>
          <w:rFonts w:ascii="Times New Roman" w:hAnsi="Times New Roman" w:cs="Times New Roman"/>
        </w:rPr>
        <w:t xml:space="preserve">Uses the </w:t>
      </w:r>
      <w:r w:rsidRPr="000A557C">
        <w:rPr>
          <w:rFonts w:ascii="Times New Roman" w:hAnsi="Times New Roman" w:cs="Times New Roman"/>
          <w:b/>
          <w:bCs/>
        </w:rPr>
        <w:t>GPS</w:t>
      </w:r>
      <w:r w:rsidRPr="000A557C">
        <w:rPr>
          <w:rFonts w:ascii="Times New Roman" w:hAnsi="Times New Roman" w:cs="Times New Roman"/>
        </w:rPr>
        <w:t xml:space="preserve"> to obtain the user's location. </w:t>
      </w:r>
    </w:p>
    <w:p w14:paraId="6AE8DE89" w14:textId="77777777" w:rsidR="007B302C" w:rsidRPr="000A557C" w:rsidRDefault="007B302C" w:rsidP="007B302C">
      <w:pPr>
        <w:numPr>
          <w:ilvl w:val="0"/>
          <w:numId w:val="3"/>
        </w:numPr>
        <w:rPr>
          <w:rFonts w:ascii="Times New Roman" w:hAnsi="Times New Roman" w:cs="Times New Roman"/>
        </w:rPr>
      </w:pPr>
      <w:r w:rsidRPr="000A557C">
        <w:rPr>
          <w:rFonts w:ascii="Times New Roman" w:hAnsi="Times New Roman" w:cs="Times New Roman"/>
        </w:rPr>
        <w:t xml:space="preserve">Uses the </w:t>
      </w:r>
      <w:r w:rsidRPr="000A557C">
        <w:rPr>
          <w:rFonts w:ascii="Times New Roman" w:hAnsi="Times New Roman" w:cs="Times New Roman"/>
          <w:b/>
          <w:bCs/>
        </w:rPr>
        <w:t>accelerometer</w:t>
      </w:r>
      <w:r w:rsidRPr="000A557C">
        <w:rPr>
          <w:rFonts w:ascii="Times New Roman" w:hAnsi="Times New Roman" w:cs="Times New Roman"/>
        </w:rPr>
        <w:t xml:space="preserve"> for shake-based triggers. </w:t>
      </w:r>
    </w:p>
    <w:p w14:paraId="02AE1074" w14:textId="77777777" w:rsidR="007B302C" w:rsidRPr="000A557C" w:rsidRDefault="007B302C" w:rsidP="007B302C">
      <w:pPr>
        <w:numPr>
          <w:ilvl w:val="0"/>
          <w:numId w:val="3"/>
        </w:numPr>
        <w:rPr>
          <w:rFonts w:ascii="Times New Roman" w:hAnsi="Times New Roman" w:cs="Times New Roman"/>
        </w:rPr>
      </w:pPr>
      <w:r w:rsidRPr="000A557C">
        <w:rPr>
          <w:rFonts w:ascii="Times New Roman" w:hAnsi="Times New Roman" w:cs="Times New Roman"/>
        </w:rPr>
        <w:t xml:space="preserve">Uses the </w:t>
      </w:r>
      <w:r w:rsidRPr="000A557C">
        <w:rPr>
          <w:rFonts w:ascii="Times New Roman" w:hAnsi="Times New Roman" w:cs="Times New Roman"/>
          <w:b/>
          <w:bCs/>
        </w:rPr>
        <w:t>microphone</w:t>
      </w:r>
      <w:r w:rsidRPr="000A557C">
        <w:rPr>
          <w:rFonts w:ascii="Times New Roman" w:hAnsi="Times New Roman" w:cs="Times New Roman"/>
        </w:rPr>
        <w:t xml:space="preserve"> for voice-based activation. </w:t>
      </w:r>
    </w:p>
    <w:p w14:paraId="6AB9EE28" w14:textId="77777777" w:rsidR="007B302C" w:rsidRPr="000A557C" w:rsidRDefault="007B302C" w:rsidP="007B302C">
      <w:pPr>
        <w:numPr>
          <w:ilvl w:val="0"/>
          <w:numId w:val="3"/>
        </w:numPr>
        <w:rPr>
          <w:rFonts w:ascii="Times New Roman" w:hAnsi="Times New Roman" w:cs="Times New Roman"/>
        </w:rPr>
      </w:pPr>
      <w:r w:rsidRPr="000A557C">
        <w:rPr>
          <w:rFonts w:ascii="Times New Roman" w:hAnsi="Times New Roman" w:cs="Times New Roman"/>
        </w:rPr>
        <w:t xml:space="preserve">Supports background services required for emergency functions. </w:t>
      </w:r>
    </w:p>
    <w:p w14:paraId="79F26154" w14:textId="77777777" w:rsidR="007B302C" w:rsidRPr="000A557C" w:rsidRDefault="007B302C" w:rsidP="007B302C">
      <w:pPr>
        <w:rPr>
          <w:rFonts w:ascii="Times New Roman" w:hAnsi="Times New Roman" w:cs="Times New Roman"/>
        </w:rPr>
      </w:pPr>
      <w:r w:rsidRPr="000A557C">
        <w:rPr>
          <w:rFonts w:ascii="Times New Roman" w:hAnsi="Times New Roman" w:cs="Times New Roman"/>
          <w:b/>
          <w:bCs/>
        </w:rPr>
        <w:t>Backend Layer – Firebase</w:t>
      </w:r>
      <w:r w:rsidRPr="000A557C">
        <w:rPr>
          <w:rFonts w:ascii="Times New Roman" w:hAnsi="Times New Roman" w:cs="Times New Roman"/>
        </w:rPr>
        <w:t xml:space="preserve"> </w:t>
      </w:r>
    </w:p>
    <w:p w14:paraId="628CBA77" w14:textId="77777777" w:rsidR="007B302C" w:rsidRPr="000A557C" w:rsidRDefault="007B302C" w:rsidP="007B302C">
      <w:pPr>
        <w:numPr>
          <w:ilvl w:val="0"/>
          <w:numId w:val="4"/>
        </w:numPr>
        <w:rPr>
          <w:rFonts w:ascii="Times New Roman" w:hAnsi="Times New Roman" w:cs="Times New Roman"/>
        </w:rPr>
      </w:pPr>
      <w:r w:rsidRPr="000A557C">
        <w:rPr>
          <w:rFonts w:ascii="Times New Roman" w:hAnsi="Times New Roman" w:cs="Times New Roman"/>
        </w:rPr>
        <w:t xml:space="preserve">Stores required user and contact information. </w:t>
      </w:r>
    </w:p>
    <w:p w14:paraId="4BDA573F" w14:textId="77777777" w:rsidR="007B302C" w:rsidRPr="000A557C" w:rsidRDefault="007B302C" w:rsidP="007B302C">
      <w:pPr>
        <w:numPr>
          <w:ilvl w:val="0"/>
          <w:numId w:val="4"/>
        </w:numPr>
        <w:rPr>
          <w:rFonts w:ascii="Times New Roman" w:hAnsi="Times New Roman" w:cs="Times New Roman"/>
        </w:rPr>
      </w:pPr>
      <w:r w:rsidRPr="000A557C">
        <w:rPr>
          <w:rFonts w:ascii="Times New Roman" w:hAnsi="Times New Roman" w:cs="Times New Roman"/>
        </w:rPr>
        <w:t xml:space="preserve">Manages application data and alert records. </w:t>
      </w:r>
    </w:p>
    <w:p w14:paraId="1251FAEF" w14:textId="77777777" w:rsidR="007B302C" w:rsidRPr="000A557C" w:rsidRDefault="007B302C" w:rsidP="007B302C">
      <w:pPr>
        <w:numPr>
          <w:ilvl w:val="0"/>
          <w:numId w:val="4"/>
        </w:numPr>
        <w:rPr>
          <w:rFonts w:ascii="Times New Roman" w:hAnsi="Times New Roman" w:cs="Times New Roman"/>
        </w:rPr>
      </w:pPr>
      <w:r w:rsidRPr="000A557C">
        <w:rPr>
          <w:rFonts w:ascii="Times New Roman" w:hAnsi="Times New Roman" w:cs="Times New Roman"/>
        </w:rPr>
        <w:t xml:space="preserve">Supports cloud-based communication. </w:t>
      </w:r>
    </w:p>
    <w:p w14:paraId="6E145DA4" w14:textId="77777777" w:rsidR="007B302C" w:rsidRPr="000A557C" w:rsidRDefault="007B302C" w:rsidP="007B302C">
      <w:pPr>
        <w:numPr>
          <w:ilvl w:val="0"/>
          <w:numId w:val="4"/>
        </w:numPr>
        <w:rPr>
          <w:rFonts w:ascii="Times New Roman" w:hAnsi="Times New Roman" w:cs="Times New Roman"/>
        </w:rPr>
      </w:pPr>
      <w:r w:rsidRPr="000A557C">
        <w:rPr>
          <w:rFonts w:ascii="Times New Roman" w:hAnsi="Times New Roman" w:cs="Times New Roman"/>
        </w:rPr>
        <w:t xml:space="preserve">Uses Firebase Cloud Messaging (FCM) for notifications. </w:t>
      </w:r>
    </w:p>
    <w:p w14:paraId="1E594CF9" w14:textId="77777777" w:rsidR="007B302C" w:rsidRPr="000A557C" w:rsidRDefault="007B302C" w:rsidP="007B302C">
      <w:pPr>
        <w:rPr>
          <w:rFonts w:ascii="Times New Roman" w:hAnsi="Times New Roman" w:cs="Times New Roman"/>
        </w:rPr>
      </w:pPr>
      <w:r w:rsidRPr="000A557C">
        <w:rPr>
          <w:rFonts w:ascii="Times New Roman" w:hAnsi="Times New Roman" w:cs="Times New Roman"/>
          <w:b/>
          <w:bCs/>
        </w:rPr>
        <w:t>Notification Layer</w:t>
      </w:r>
      <w:r w:rsidRPr="000A557C">
        <w:rPr>
          <w:rFonts w:ascii="Times New Roman" w:hAnsi="Times New Roman" w:cs="Times New Roman"/>
        </w:rPr>
        <w:t xml:space="preserve"> </w:t>
      </w:r>
    </w:p>
    <w:p w14:paraId="62EAB19D" w14:textId="77777777" w:rsidR="007B302C" w:rsidRPr="000A557C" w:rsidRDefault="007B302C" w:rsidP="007B302C">
      <w:pPr>
        <w:numPr>
          <w:ilvl w:val="0"/>
          <w:numId w:val="5"/>
        </w:numPr>
        <w:rPr>
          <w:rFonts w:ascii="Times New Roman" w:hAnsi="Times New Roman" w:cs="Times New Roman"/>
        </w:rPr>
      </w:pPr>
      <w:r w:rsidRPr="000A557C">
        <w:rPr>
          <w:rFonts w:ascii="Times New Roman" w:hAnsi="Times New Roman" w:cs="Times New Roman"/>
        </w:rPr>
        <w:t xml:space="preserve">Prepares and sends the emergency alert. </w:t>
      </w:r>
    </w:p>
    <w:p w14:paraId="60ACC6F9" w14:textId="77777777" w:rsidR="007B302C" w:rsidRPr="000A557C" w:rsidRDefault="007B302C" w:rsidP="007B302C">
      <w:pPr>
        <w:numPr>
          <w:ilvl w:val="0"/>
          <w:numId w:val="5"/>
        </w:numPr>
        <w:rPr>
          <w:rFonts w:ascii="Times New Roman" w:hAnsi="Times New Roman" w:cs="Times New Roman"/>
        </w:rPr>
      </w:pPr>
      <w:r w:rsidRPr="000A557C">
        <w:rPr>
          <w:rFonts w:ascii="Times New Roman" w:hAnsi="Times New Roman" w:cs="Times New Roman"/>
        </w:rPr>
        <w:t xml:space="preserve">Sends the user's location with the SOS message. </w:t>
      </w:r>
    </w:p>
    <w:p w14:paraId="5F5A30B9" w14:textId="77777777" w:rsidR="007B302C" w:rsidRPr="000A557C" w:rsidRDefault="007B302C" w:rsidP="007B302C">
      <w:pPr>
        <w:numPr>
          <w:ilvl w:val="0"/>
          <w:numId w:val="5"/>
        </w:numPr>
        <w:rPr>
          <w:rFonts w:ascii="Times New Roman" w:hAnsi="Times New Roman" w:cs="Times New Roman"/>
        </w:rPr>
      </w:pPr>
      <w:r w:rsidRPr="000A557C">
        <w:rPr>
          <w:rFonts w:ascii="Times New Roman" w:hAnsi="Times New Roman" w:cs="Times New Roman"/>
        </w:rPr>
        <w:t xml:space="preserve">Supports push notifications and other configured alert methods. </w:t>
      </w:r>
    </w:p>
    <w:p w14:paraId="220C0320" w14:textId="77777777" w:rsidR="007B302C" w:rsidRDefault="007B302C" w:rsidP="007B302C">
      <w:pPr>
        <w:numPr>
          <w:ilvl w:val="0"/>
          <w:numId w:val="5"/>
        </w:numPr>
        <w:rPr>
          <w:rFonts w:ascii="Times New Roman" w:hAnsi="Times New Roman" w:cs="Times New Roman"/>
        </w:rPr>
      </w:pPr>
      <w:r w:rsidRPr="000A557C">
        <w:rPr>
          <w:rFonts w:ascii="Times New Roman" w:hAnsi="Times New Roman" w:cs="Times New Roman"/>
        </w:rPr>
        <w:t xml:space="preserve">Delivers the alert to trusted contacts. </w:t>
      </w:r>
    </w:p>
    <w:p w14:paraId="41E094E7" w14:textId="77777777" w:rsidR="007B302C" w:rsidRPr="00323961" w:rsidRDefault="007B302C" w:rsidP="007B302C">
      <w:pPr>
        <w:rPr>
          <w:rFonts w:ascii="Times New Roman" w:hAnsi="Times New Roman" w:cs="Times New Roman"/>
        </w:rPr>
      </w:pPr>
      <w:r w:rsidRPr="00323961">
        <w:rPr>
          <w:rFonts w:ascii="Times New Roman" w:hAnsi="Times New Roman" w:cs="Times New Roman"/>
          <w:b/>
          <w:bCs/>
        </w:rPr>
        <w:t>Trusted Contacts</w:t>
      </w:r>
      <w:r w:rsidRPr="00323961">
        <w:rPr>
          <w:rFonts w:ascii="Times New Roman" w:hAnsi="Times New Roman" w:cs="Times New Roman"/>
        </w:rPr>
        <w:t xml:space="preserve"> </w:t>
      </w:r>
    </w:p>
    <w:p w14:paraId="5FBD372F" w14:textId="77777777" w:rsidR="007B302C" w:rsidRPr="000A557C" w:rsidRDefault="007B302C" w:rsidP="007B302C">
      <w:pPr>
        <w:numPr>
          <w:ilvl w:val="0"/>
          <w:numId w:val="6"/>
        </w:numPr>
        <w:rPr>
          <w:rFonts w:ascii="Times New Roman" w:hAnsi="Times New Roman" w:cs="Times New Roman"/>
        </w:rPr>
      </w:pPr>
      <w:r w:rsidRPr="000A557C">
        <w:rPr>
          <w:rFonts w:ascii="Times New Roman" w:hAnsi="Times New Roman" w:cs="Times New Roman"/>
        </w:rPr>
        <w:t xml:space="preserve">Receive the SOS emergency message. </w:t>
      </w:r>
    </w:p>
    <w:p w14:paraId="78FAFB09" w14:textId="77777777" w:rsidR="007B302C" w:rsidRPr="000A557C" w:rsidRDefault="007B302C" w:rsidP="007B302C">
      <w:pPr>
        <w:numPr>
          <w:ilvl w:val="0"/>
          <w:numId w:val="6"/>
        </w:numPr>
        <w:rPr>
          <w:rFonts w:ascii="Times New Roman" w:hAnsi="Times New Roman" w:cs="Times New Roman"/>
        </w:rPr>
      </w:pPr>
      <w:r w:rsidRPr="000A557C">
        <w:rPr>
          <w:rFonts w:ascii="Times New Roman" w:hAnsi="Times New Roman" w:cs="Times New Roman"/>
        </w:rPr>
        <w:lastRenderedPageBreak/>
        <w:t xml:space="preserve">Receive the user's location information. </w:t>
      </w:r>
    </w:p>
    <w:p w14:paraId="4F7D76DD" w14:textId="77777777" w:rsidR="007B302C" w:rsidRDefault="007B302C" w:rsidP="007B302C">
      <w:pPr>
        <w:numPr>
          <w:ilvl w:val="0"/>
          <w:numId w:val="6"/>
        </w:numPr>
        <w:rPr>
          <w:rFonts w:ascii="Times New Roman" w:hAnsi="Times New Roman" w:cs="Times New Roman"/>
        </w:rPr>
      </w:pPr>
      <w:r w:rsidRPr="000A557C">
        <w:rPr>
          <w:rFonts w:ascii="Times New Roman" w:hAnsi="Times New Roman" w:cs="Times New Roman"/>
        </w:rPr>
        <w:t xml:space="preserve">Can respond and </w:t>
      </w:r>
      <w:proofErr w:type="gramStart"/>
      <w:r w:rsidRPr="000A557C">
        <w:rPr>
          <w:rFonts w:ascii="Times New Roman" w:hAnsi="Times New Roman" w:cs="Times New Roman"/>
        </w:rPr>
        <w:t>provide assistance</w:t>
      </w:r>
      <w:proofErr w:type="gramEnd"/>
      <w:r w:rsidRPr="000A557C">
        <w:rPr>
          <w:rFonts w:ascii="Times New Roman" w:hAnsi="Times New Roman" w:cs="Times New Roman"/>
        </w:rPr>
        <w:t xml:space="preserve"> during an emergency.</w:t>
      </w:r>
    </w:p>
    <w:p w14:paraId="1B45DA06" w14:textId="77777777" w:rsidR="007B302C" w:rsidRDefault="007B302C" w:rsidP="007B302C">
      <w:pPr>
        <w:rPr>
          <w:rFonts w:ascii="Times New Roman" w:hAnsi="Times New Roman" w:cs="Times New Roman"/>
        </w:rPr>
      </w:pPr>
    </w:p>
    <w:p w14:paraId="61C9D492" w14:textId="77777777" w:rsidR="007B302C" w:rsidRDefault="007B302C" w:rsidP="007B302C">
      <w:pPr>
        <w:rPr>
          <w:rFonts w:ascii="Times New Roman" w:hAnsi="Times New Roman" w:cs="Times New Roman"/>
        </w:rPr>
      </w:pPr>
      <w:r>
        <w:rPr>
          <w:rFonts w:ascii="Times New Roman" w:hAnsi="Times New Roman" w:cs="Times New Roman"/>
        </w:rPr>
        <w:t>3. Use Case</w:t>
      </w:r>
    </w:p>
    <w:p w14:paraId="16ECCE51" w14:textId="77777777" w:rsidR="007B302C" w:rsidRDefault="007B302C" w:rsidP="007B302C">
      <w:pPr>
        <w:rPr>
          <w:rFonts w:ascii="Times New Roman" w:hAnsi="Times New Roman" w:cs="Times New Roman"/>
        </w:rPr>
      </w:pPr>
      <w:r>
        <w:rPr>
          <w:noProof/>
        </w:rPr>
        <w:drawing>
          <wp:inline distT="0" distB="0" distL="0" distR="0" wp14:anchorId="47F26A8A" wp14:editId="39EE057A">
            <wp:extent cx="5731510" cy="4089824"/>
            <wp:effectExtent l="0" t="0" r="2540" b="6350"/>
            <wp:docPr id="6750" name="Picture 6750"/>
            <wp:cNvGraphicFramePr/>
            <a:graphic xmlns:a="http://schemas.openxmlformats.org/drawingml/2006/main">
              <a:graphicData uri="http://schemas.openxmlformats.org/drawingml/2006/picture">
                <pic:pic xmlns:pic="http://schemas.openxmlformats.org/drawingml/2006/picture">
                  <pic:nvPicPr>
                    <pic:cNvPr id="6750" name="Picture 6750"/>
                    <pic:cNvPicPr/>
                  </pic:nvPicPr>
                  <pic:blipFill>
                    <a:blip r:embed="rId7"/>
                    <a:stretch>
                      <a:fillRect/>
                    </a:stretch>
                  </pic:blipFill>
                  <pic:spPr>
                    <a:xfrm>
                      <a:off x="0" y="0"/>
                      <a:ext cx="5731510" cy="4089824"/>
                    </a:xfrm>
                    <a:prstGeom prst="rect">
                      <a:avLst/>
                    </a:prstGeom>
                  </pic:spPr>
                </pic:pic>
              </a:graphicData>
            </a:graphic>
          </wp:inline>
        </w:drawing>
      </w:r>
    </w:p>
    <w:p w14:paraId="15B3B4C6" w14:textId="77777777" w:rsidR="007B302C" w:rsidRDefault="007B302C" w:rsidP="007B302C">
      <w:pPr>
        <w:rPr>
          <w:rFonts w:ascii="Times New Roman" w:hAnsi="Times New Roman" w:cs="Times New Roman"/>
        </w:rPr>
      </w:pPr>
    </w:p>
    <w:p w14:paraId="2A2ABE03" w14:textId="77777777" w:rsidR="007B302C" w:rsidRDefault="007B302C" w:rsidP="007B302C">
      <w:pPr>
        <w:rPr>
          <w:ins w:id="625" w:author="Arun Rai" w:date="2026-10-11T19:00:00Z" w16du:dateUtc="2026-10-11T13:15:00Z"/>
          <w:rFonts w:ascii="Times New Roman" w:hAnsi="Times New Roman" w:cs="Times New Roman"/>
        </w:rPr>
      </w:pPr>
      <w:r>
        <w:rPr>
          <w:rFonts w:ascii="Times New Roman" w:hAnsi="Times New Roman" w:cs="Times New Roman"/>
        </w:rPr>
        <w:t>4. Data Flow</w:t>
      </w:r>
    </w:p>
    <w:p w14:paraId="7E968376" w14:textId="53D3D76F" w:rsidR="006E6846" w:rsidRPr="006E6846" w:rsidRDefault="006E6846" w:rsidP="006E6846">
      <w:pPr>
        <w:rPr>
          <w:ins w:id="626" w:author="Arun Rai" w:date="2026-10-11T19:00:00Z"/>
          <w:rFonts w:ascii="Times New Roman" w:hAnsi="Times New Roman" w:cs="Times New Roman"/>
        </w:rPr>
      </w:pPr>
      <w:ins w:id="627" w:author="Arun Rai" w:date="2026-10-11T19:00:00Z">
        <w:r w:rsidRPr="006E6846">
          <w:rPr>
            <w:rFonts w:ascii="Times New Roman" w:hAnsi="Times New Roman" w:cs="Times New Roman"/>
          </w:rPr>
          <w:drawing>
            <wp:inline distT="0" distB="0" distL="0" distR="0" wp14:anchorId="2D2EFC6C" wp14:editId="4C7C3396">
              <wp:extent cx="5731510" cy="1910715"/>
              <wp:effectExtent l="0" t="0" r="2540" b="0"/>
              <wp:docPr id="17777919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910715"/>
                      </a:xfrm>
                      <a:prstGeom prst="rect">
                        <a:avLst/>
                      </a:prstGeom>
                      <a:noFill/>
                      <a:ln>
                        <a:noFill/>
                      </a:ln>
                    </pic:spPr>
                  </pic:pic>
                </a:graphicData>
              </a:graphic>
            </wp:inline>
          </w:drawing>
        </w:r>
      </w:ins>
    </w:p>
    <w:p w14:paraId="017296E1" w14:textId="77777777" w:rsidR="006E6846" w:rsidRDefault="006E6846" w:rsidP="007B302C">
      <w:pPr>
        <w:rPr>
          <w:ins w:id="628" w:author="Arun Rai" w:date="2026-10-11T19:01:00Z" w16du:dateUtc="2026-10-11T13:16:00Z"/>
          <w:rFonts w:ascii="Times New Roman" w:hAnsi="Times New Roman" w:cs="Times New Roman"/>
        </w:rPr>
      </w:pPr>
    </w:p>
    <w:p w14:paraId="0A3246BD" w14:textId="77777777" w:rsidR="00566A4F" w:rsidRDefault="00566A4F" w:rsidP="007B302C">
      <w:pPr>
        <w:rPr>
          <w:ins w:id="629" w:author="Arun Rai" w:date="2026-10-11T19:01:00Z" w16du:dateUtc="2026-10-11T13:16:00Z"/>
          <w:rFonts w:ascii="Times New Roman" w:hAnsi="Times New Roman" w:cs="Times New Roman"/>
        </w:rPr>
      </w:pPr>
    </w:p>
    <w:p w14:paraId="2FCD39DE" w14:textId="77777777" w:rsidR="00566A4F" w:rsidRDefault="00566A4F" w:rsidP="007B302C">
      <w:pPr>
        <w:rPr>
          <w:ins w:id="630" w:author="Arun Rai" w:date="2026-10-11T19:01:00Z" w16du:dateUtc="2026-10-11T13:16:00Z"/>
          <w:rFonts w:ascii="Times New Roman" w:hAnsi="Times New Roman" w:cs="Times New Roman"/>
        </w:rPr>
      </w:pPr>
    </w:p>
    <w:p w14:paraId="53D13BC9" w14:textId="77777777" w:rsidR="00566A4F" w:rsidRDefault="00566A4F" w:rsidP="007B302C">
      <w:pPr>
        <w:rPr>
          <w:ins w:id="631" w:author="Arun Rai" w:date="2026-10-11T19:01:00Z" w16du:dateUtc="2026-10-11T13:16:00Z"/>
          <w:rFonts w:ascii="Times New Roman" w:hAnsi="Times New Roman" w:cs="Times New Roman"/>
        </w:rPr>
      </w:pPr>
    </w:p>
    <w:p w14:paraId="160AF234" w14:textId="77777777" w:rsidR="00566A4F" w:rsidRDefault="00566A4F" w:rsidP="007B302C">
      <w:pPr>
        <w:rPr>
          <w:ins w:id="632" w:author="Arun Rai" w:date="2026-10-11T19:01:00Z" w16du:dateUtc="2026-10-11T13:16:00Z"/>
          <w:rFonts w:ascii="Times New Roman" w:hAnsi="Times New Roman" w:cs="Times New Roman"/>
        </w:rPr>
      </w:pPr>
    </w:p>
    <w:p w14:paraId="1B69123F" w14:textId="77777777" w:rsidR="00566A4F" w:rsidRDefault="00566A4F" w:rsidP="007B302C">
      <w:pPr>
        <w:rPr>
          <w:ins w:id="633" w:author="Arun Rai" w:date="2026-10-11T19:01:00Z" w16du:dateUtc="2026-10-11T13:16:00Z"/>
          <w:rFonts w:ascii="Times New Roman" w:hAnsi="Times New Roman" w:cs="Times New Roman"/>
        </w:rPr>
      </w:pPr>
    </w:p>
    <w:p w14:paraId="3F86B9AE" w14:textId="77777777" w:rsidR="00566A4F" w:rsidRDefault="00566A4F" w:rsidP="007B302C">
      <w:pPr>
        <w:rPr>
          <w:ins w:id="634" w:author="Arun Rai" w:date="2026-10-11T19:01:00Z" w16du:dateUtc="2026-10-11T13:16:00Z"/>
          <w:rFonts w:ascii="Times New Roman" w:hAnsi="Times New Roman" w:cs="Times New Roman"/>
        </w:rPr>
      </w:pPr>
    </w:p>
    <w:p w14:paraId="6C3FEDFC" w14:textId="77777777" w:rsidR="00566A4F" w:rsidRDefault="00566A4F" w:rsidP="007B302C">
      <w:pPr>
        <w:rPr>
          <w:ins w:id="635" w:author="Arun Rai" w:date="2026-10-11T19:01:00Z" w16du:dateUtc="2026-10-11T13:16:00Z"/>
          <w:rFonts w:ascii="Times New Roman" w:hAnsi="Times New Roman" w:cs="Times New Roman"/>
        </w:rPr>
      </w:pPr>
    </w:p>
    <w:p w14:paraId="172A9CBF" w14:textId="77777777" w:rsidR="00566A4F" w:rsidRDefault="00566A4F" w:rsidP="007B302C">
      <w:pPr>
        <w:rPr>
          <w:ins w:id="636" w:author="Arun Rai" w:date="2026-10-11T19:01:00Z" w16du:dateUtc="2026-10-11T13:16:00Z"/>
          <w:rFonts w:ascii="Times New Roman" w:hAnsi="Times New Roman" w:cs="Times New Roman"/>
        </w:rPr>
      </w:pPr>
    </w:p>
    <w:p w14:paraId="12A6E069" w14:textId="77777777" w:rsidR="00566A4F" w:rsidRDefault="00566A4F" w:rsidP="007B302C">
      <w:pPr>
        <w:rPr>
          <w:rFonts w:ascii="Times New Roman" w:hAnsi="Times New Roman" w:cs="Times New Roman"/>
        </w:rPr>
      </w:pPr>
    </w:p>
    <w:p w14:paraId="44C847C4" w14:textId="6814CDFC" w:rsidR="007B302C" w:rsidRDefault="007B302C" w:rsidP="007B302C">
      <w:pPr>
        <w:rPr>
          <w:rFonts w:ascii="Times New Roman" w:hAnsi="Times New Roman" w:cs="Times New Roman"/>
        </w:rPr>
      </w:pPr>
      <w:r>
        <w:rPr>
          <w:rFonts w:ascii="Times New Roman" w:hAnsi="Times New Roman" w:cs="Times New Roman"/>
        </w:rPr>
        <w:tab/>
      </w:r>
    </w:p>
    <w:p w14:paraId="5275F967" w14:textId="77777777" w:rsidR="007B302C" w:rsidRDefault="007B302C" w:rsidP="007B302C">
      <w:pPr>
        <w:rPr>
          <w:rFonts w:ascii="Times New Roman" w:hAnsi="Times New Roman" w:cs="Times New Roman"/>
        </w:rPr>
      </w:pPr>
    </w:p>
    <w:p w14:paraId="12EDBE09" w14:textId="77777777" w:rsidR="007B302C" w:rsidRDefault="007B302C" w:rsidP="007B302C">
      <w:pPr>
        <w:rPr>
          <w:ins w:id="637" w:author="Arun Rai" w:date="2026-10-11T19:01:00Z" w16du:dateUtc="2026-10-11T13:16:00Z"/>
          <w:rFonts w:ascii="Times New Roman" w:hAnsi="Times New Roman" w:cs="Times New Roman"/>
        </w:rPr>
      </w:pPr>
    </w:p>
    <w:p w14:paraId="471F5987" w14:textId="77777777" w:rsidR="00566A4F" w:rsidRDefault="00566A4F" w:rsidP="007B302C">
      <w:pPr>
        <w:rPr>
          <w:ins w:id="638" w:author="Arun Rai" w:date="2026-10-11T19:01:00Z" w16du:dateUtc="2026-10-11T13:16:00Z"/>
          <w:rFonts w:ascii="Times New Roman" w:hAnsi="Times New Roman" w:cs="Times New Roman"/>
        </w:rPr>
      </w:pPr>
    </w:p>
    <w:p w14:paraId="44D8799D" w14:textId="77777777" w:rsidR="00566A4F" w:rsidRDefault="00566A4F" w:rsidP="007B302C">
      <w:pPr>
        <w:rPr>
          <w:ins w:id="639" w:author="Arun Rai" w:date="2026-10-11T19:01:00Z" w16du:dateUtc="2026-10-11T13:16:00Z"/>
          <w:rFonts w:ascii="Times New Roman" w:hAnsi="Times New Roman" w:cs="Times New Roman"/>
        </w:rPr>
      </w:pPr>
    </w:p>
    <w:p w14:paraId="439BF0E6" w14:textId="77777777" w:rsidR="00566A4F" w:rsidRDefault="00566A4F" w:rsidP="007B302C">
      <w:pPr>
        <w:rPr>
          <w:ins w:id="640" w:author="Arun Rai" w:date="2026-10-11T19:01:00Z" w16du:dateUtc="2026-10-11T13:16:00Z"/>
          <w:rFonts w:ascii="Times New Roman" w:hAnsi="Times New Roman" w:cs="Times New Roman"/>
        </w:rPr>
      </w:pPr>
    </w:p>
    <w:p w14:paraId="4664F7B3" w14:textId="77777777" w:rsidR="00566A4F" w:rsidRDefault="00566A4F" w:rsidP="007B302C">
      <w:pPr>
        <w:rPr>
          <w:rFonts w:ascii="Times New Roman" w:hAnsi="Times New Roman" w:cs="Times New Roman"/>
        </w:rPr>
      </w:pPr>
    </w:p>
    <w:p w14:paraId="45A01C09" w14:textId="77777777" w:rsidR="007B302C" w:rsidRDefault="007B302C" w:rsidP="007B302C">
      <w:pPr>
        <w:rPr>
          <w:rFonts w:ascii="Times New Roman" w:hAnsi="Times New Roman" w:cs="Times New Roman"/>
        </w:rPr>
      </w:pPr>
    </w:p>
    <w:p w14:paraId="2A606B06" w14:textId="77777777" w:rsidR="007B302C" w:rsidRDefault="007B302C" w:rsidP="007B302C">
      <w:pPr>
        <w:rPr>
          <w:rFonts w:ascii="Times New Roman" w:hAnsi="Times New Roman" w:cs="Times New Roman"/>
        </w:rPr>
      </w:pPr>
    </w:p>
    <w:p w14:paraId="4FF69248" w14:textId="77777777" w:rsidR="007B302C" w:rsidRDefault="007B302C" w:rsidP="007B302C">
      <w:pPr>
        <w:rPr>
          <w:rFonts w:ascii="Times New Roman" w:hAnsi="Times New Roman" w:cs="Times New Roman"/>
        </w:rPr>
      </w:pPr>
    </w:p>
    <w:p w14:paraId="4156AA79" w14:textId="77777777" w:rsidR="007B302C" w:rsidRPr="00C6700A" w:rsidRDefault="007B302C" w:rsidP="007B302C">
      <w:pPr>
        <w:rPr>
          <w:rFonts w:ascii="Times New Roman" w:hAnsi="Times New Roman" w:cs="Times New Roman"/>
        </w:rPr>
      </w:pPr>
      <w:r>
        <w:rPr>
          <w:rFonts w:ascii="Times New Roman" w:hAnsi="Times New Roman" w:cs="Times New Roman"/>
        </w:rPr>
        <w:t>5. System Architecture</w:t>
      </w:r>
    </w:p>
    <w:p w14:paraId="0412BBB9" w14:textId="34D6C763" w:rsidR="009C6A9A" w:rsidRPr="007A3734" w:rsidRDefault="007B302C" w:rsidP="007B302C">
      <w:pPr>
        <w:jc w:val="both"/>
        <w:rPr>
          <w:ins w:id="641" w:author="Arun Rai" w:date="2026-09-16T14:39:00Z" w16du:dateUtc="2026-09-16T08:54:00Z"/>
          <w:rFonts w:ascii="Times New Roman" w:hAnsi="Times New Roman" w:cs="Times New Roman"/>
          <w:color w:val="FFFFFF" w:themeColor="background1"/>
          <w:rPrChange w:id="642" w:author="Arun Rai" w:date="2026-09-23T23:05:00Z" w16du:dateUtc="2026-09-23T17:20:00Z">
            <w:rPr>
              <w:ins w:id="643" w:author="Arun Rai" w:date="2026-09-16T14:39:00Z" w16du:dateUtc="2026-09-16T08:54:00Z"/>
              <w:rFonts w:ascii="Times New Roman" w:hAnsi="Times New Roman" w:cs="Times New Roman"/>
            </w:rPr>
          </w:rPrChange>
        </w:rPr>
      </w:pPr>
      <w:r w:rsidRPr="00C34E07">
        <w:rPr>
          <w:rFonts w:ascii="Times New Roman" w:hAnsi="Times New Roman" w:cs="Times New Roman"/>
          <w:noProof/>
        </w:rPr>
        <w:drawing>
          <wp:inline distT="0" distB="0" distL="0" distR="0" wp14:anchorId="0DF62960" wp14:editId="379E07B7">
            <wp:extent cx="5731510" cy="2750820"/>
            <wp:effectExtent l="0" t="0" r="2540" b="0"/>
            <wp:docPr id="1493796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96916" name=""/>
                    <pic:cNvPicPr/>
                  </pic:nvPicPr>
                  <pic:blipFill>
                    <a:blip r:embed="rId9"/>
                    <a:stretch>
                      <a:fillRect/>
                    </a:stretch>
                  </pic:blipFill>
                  <pic:spPr>
                    <a:xfrm>
                      <a:off x="0" y="0"/>
                      <a:ext cx="5731510" cy="2750820"/>
                    </a:xfrm>
                    <a:prstGeom prst="rect">
                      <a:avLst/>
                    </a:prstGeom>
                  </pic:spPr>
                </pic:pic>
              </a:graphicData>
            </a:graphic>
          </wp:inline>
        </w:drawing>
      </w:r>
    </w:p>
    <w:p w14:paraId="03D05AAF" w14:textId="77777777" w:rsidR="009C6A9A" w:rsidRPr="007A3734" w:rsidRDefault="009C6A9A" w:rsidP="001B3AAA">
      <w:pPr>
        <w:jc w:val="both"/>
        <w:rPr>
          <w:ins w:id="644" w:author="Arun Rai" w:date="2026-09-16T14:39:00Z" w16du:dateUtc="2026-09-16T08:54:00Z"/>
          <w:rFonts w:ascii="Times New Roman" w:hAnsi="Times New Roman" w:cs="Times New Roman"/>
          <w:color w:val="FFFFFF" w:themeColor="background1"/>
          <w:rPrChange w:id="645" w:author="Arun Rai" w:date="2026-09-23T23:05:00Z" w16du:dateUtc="2026-09-23T17:20:00Z">
            <w:rPr>
              <w:ins w:id="646" w:author="Arun Rai" w:date="2026-09-16T14:39:00Z" w16du:dateUtc="2026-09-16T08:54:00Z"/>
              <w:rFonts w:ascii="Times New Roman" w:hAnsi="Times New Roman" w:cs="Times New Roman"/>
            </w:rPr>
          </w:rPrChange>
        </w:rPr>
      </w:pPr>
    </w:p>
    <w:p w14:paraId="3788FA76" w14:textId="6DD84267" w:rsidR="009C6A9A" w:rsidRDefault="009C6A9A" w:rsidP="001B3AAA">
      <w:pPr>
        <w:jc w:val="both"/>
        <w:rPr>
          <w:ins w:id="647" w:author="Arun Rai" w:date="2026-10-08T07:10:00Z" w16du:dateUtc="2026-10-08T01:25:00Z"/>
          <w:rFonts w:ascii="Times New Roman" w:hAnsi="Times New Roman" w:cs="Times New Roman"/>
          <w:color w:val="FFFFFF" w:themeColor="background1"/>
        </w:rPr>
      </w:pPr>
    </w:p>
    <w:p w14:paraId="5A6DE53D" w14:textId="77777777" w:rsidR="00273CB6" w:rsidRDefault="00273CB6" w:rsidP="001B3AAA">
      <w:pPr>
        <w:jc w:val="both"/>
        <w:rPr>
          <w:ins w:id="648" w:author="Arun Rai" w:date="2026-10-08T07:10:00Z" w16du:dateUtc="2026-10-08T01:25:00Z"/>
          <w:rFonts w:ascii="Times New Roman" w:hAnsi="Times New Roman" w:cs="Times New Roman"/>
          <w:color w:val="FFFFFF" w:themeColor="background1"/>
        </w:rPr>
      </w:pPr>
    </w:p>
    <w:p w14:paraId="32B34933" w14:textId="77777777" w:rsidR="00273CB6" w:rsidRDefault="00273CB6" w:rsidP="001B3AAA">
      <w:pPr>
        <w:jc w:val="both"/>
        <w:rPr>
          <w:ins w:id="649" w:author="Arun Rai" w:date="2026-10-08T07:10:00Z" w16du:dateUtc="2026-10-08T01:25:00Z"/>
          <w:rFonts w:ascii="Times New Roman" w:hAnsi="Times New Roman" w:cs="Times New Roman"/>
          <w:color w:val="FFFFFF" w:themeColor="background1"/>
        </w:rPr>
      </w:pPr>
    </w:p>
    <w:p w14:paraId="33131119" w14:textId="77777777" w:rsidR="00273CB6" w:rsidRDefault="00273CB6" w:rsidP="001B3AAA">
      <w:pPr>
        <w:jc w:val="both"/>
        <w:rPr>
          <w:ins w:id="650" w:author="Arun Rai" w:date="2026-10-08T07:10:00Z" w16du:dateUtc="2026-10-08T01:25:00Z"/>
          <w:rFonts w:ascii="Times New Roman" w:hAnsi="Times New Roman" w:cs="Times New Roman"/>
          <w:color w:val="FFFFFF" w:themeColor="background1"/>
        </w:rPr>
      </w:pPr>
    </w:p>
    <w:p w14:paraId="3AC296A7" w14:textId="77777777" w:rsidR="00273CB6" w:rsidRDefault="00273CB6" w:rsidP="001B3AAA">
      <w:pPr>
        <w:jc w:val="both"/>
        <w:rPr>
          <w:ins w:id="651" w:author="Arun Rai" w:date="2026-10-08T07:10:00Z" w16du:dateUtc="2026-10-08T01:25:00Z"/>
          <w:rFonts w:ascii="Times New Roman" w:hAnsi="Times New Roman" w:cs="Times New Roman"/>
          <w:color w:val="FFFFFF" w:themeColor="background1"/>
        </w:rPr>
      </w:pPr>
    </w:p>
    <w:p w14:paraId="0F6EA4EA" w14:textId="77777777" w:rsidR="00273CB6" w:rsidRDefault="00273CB6" w:rsidP="001B3AAA">
      <w:pPr>
        <w:jc w:val="both"/>
        <w:rPr>
          <w:ins w:id="652" w:author="Arun Rai" w:date="2026-10-08T07:10:00Z" w16du:dateUtc="2026-10-08T01:25:00Z"/>
          <w:rFonts w:ascii="Times New Roman" w:hAnsi="Times New Roman" w:cs="Times New Roman"/>
          <w:color w:val="FFFFFF" w:themeColor="background1"/>
        </w:rPr>
      </w:pPr>
    </w:p>
    <w:p w14:paraId="2C756C56" w14:textId="77777777" w:rsidR="00273CB6" w:rsidRDefault="00273CB6" w:rsidP="001B3AAA">
      <w:pPr>
        <w:jc w:val="both"/>
        <w:rPr>
          <w:ins w:id="653" w:author="Arun Rai" w:date="2026-10-08T07:10:00Z" w16du:dateUtc="2026-10-08T01:25:00Z"/>
          <w:rFonts w:ascii="Times New Roman" w:hAnsi="Times New Roman" w:cs="Times New Roman"/>
          <w:color w:val="FFFFFF" w:themeColor="background1"/>
        </w:rPr>
      </w:pPr>
    </w:p>
    <w:p w14:paraId="3C822245" w14:textId="77777777" w:rsidR="00273CB6" w:rsidRDefault="00273CB6" w:rsidP="001B3AAA">
      <w:pPr>
        <w:jc w:val="both"/>
        <w:rPr>
          <w:ins w:id="654" w:author="Arun Rai" w:date="2026-10-08T07:10:00Z" w16du:dateUtc="2026-10-08T01:25:00Z"/>
          <w:rFonts w:ascii="Times New Roman" w:hAnsi="Times New Roman" w:cs="Times New Roman"/>
          <w:color w:val="FFFFFF" w:themeColor="background1"/>
        </w:rPr>
      </w:pPr>
    </w:p>
    <w:p w14:paraId="5744D4FA" w14:textId="77777777" w:rsidR="00273CB6" w:rsidRDefault="00273CB6" w:rsidP="001B3AAA">
      <w:pPr>
        <w:jc w:val="both"/>
        <w:rPr>
          <w:ins w:id="655" w:author="Arun Rai" w:date="2026-10-08T07:10:00Z" w16du:dateUtc="2026-10-08T01:25:00Z"/>
          <w:rFonts w:ascii="Times New Roman" w:hAnsi="Times New Roman" w:cs="Times New Roman"/>
          <w:color w:val="FFFFFF" w:themeColor="background1"/>
        </w:rPr>
      </w:pPr>
    </w:p>
    <w:p w14:paraId="322CA553" w14:textId="77777777" w:rsidR="00273CB6" w:rsidRDefault="00273CB6" w:rsidP="001B3AAA">
      <w:pPr>
        <w:jc w:val="both"/>
        <w:rPr>
          <w:ins w:id="656" w:author="Arun Rai" w:date="2026-10-08T07:10:00Z" w16du:dateUtc="2026-10-08T01:25:00Z"/>
          <w:rFonts w:ascii="Times New Roman" w:hAnsi="Times New Roman" w:cs="Times New Roman"/>
          <w:color w:val="FFFFFF" w:themeColor="background1"/>
        </w:rPr>
      </w:pPr>
    </w:p>
    <w:p w14:paraId="78DD6C9D" w14:textId="77777777" w:rsidR="00273CB6" w:rsidRDefault="00273CB6" w:rsidP="001B3AAA">
      <w:pPr>
        <w:jc w:val="both"/>
        <w:rPr>
          <w:ins w:id="657" w:author="Arun Rai" w:date="2026-10-08T07:10:00Z" w16du:dateUtc="2026-10-08T01:25:00Z"/>
          <w:rFonts w:ascii="Times New Roman" w:hAnsi="Times New Roman" w:cs="Times New Roman"/>
          <w:color w:val="FFFFFF" w:themeColor="background1"/>
        </w:rPr>
      </w:pPr>
    </w:p>
    <w:p w14:paraId="3E5393D7" w14:textId="77777777" w:rsidR="00273CB6" w:rsidRDefault="00273CB6" w:rsidP="001B3AAA">
      <w:pPr>
        <w:jc w:val="both"/>
        <w:rPr>
          <w:ins w:id="658" w:author="Arun Rai" w:date="2026-10-08T07:10:00Z" w16du:dateUtc="2026-10-08T01:25:00Z"/>
          <w:rFonts w:ascii="Times New Roman" w:hAnsi="Times New Roman" w:cs="Times New Roman"/>
          <w:color w:val="FFFFFF" w:themeColor="background1"/>
        </w:rPr>
      </w:pPr>
    </w:p>
    <w:p w14:paraId="6A32E7BF" w14:textId="77777777" w:rsidR="00273CB6" w:rsidRDefault="00273CB6" w:rsidP="001B3AAA">
      <w:pPr>
        <w:jc w:val="both"/>
        <w:rPr>
          <w:ins w:id="659" w:author="Arun Rai" w:date="2026-10-08T07:10:00Z" w16du:dateUtc="2026-10-08T01:25:00Z"/>
          <w:rFonts w:ascii="Times New Roman" w:hAnsi="Times New Roman" w:cs="Times New Roman"/>
          <w:color w:val="FFFFFF" w:themeColor="background1"/>
        </w:rPr>
      </w:pPr>
    </w:p>
    <w:p w14:paraId="71BE49CF" w14:textId="77777777" w:rsidR="00273CB6" w:rsidRDefault="00273CB6" w:rsidP="001B3AAA">
      <w:pPr>
        <w:jc w:val="both"/>
        <w:rPr>
          <w:ins w:id="660" w:author="Arun Rai" w:date="2026-10-08T07:10:00Z" w16du:dateUtc="2026-10-08T01:25:00Z"/>
          <w:rFonts w:ascii="Times New Roman" w:hAnsi="Times New Roman" w:cs="Times New Roman"/>
          <w:color w:val="FFFFFF" w:themeColor="background1"/>
        </w:rPr>
      </w:pPr>
    </w:p>
    <w:p w14:paraId="08A1B244" w14:textId="77777777" w:rsidR="00273CB6" w:rsidRDefault="00273CB6" w:rsidP="001B3AAA">
      <w:pPr>
        <w:jc w:val="both"/>
        <w:rPr>
          <w:ins w:id="661" w:author="Arun Rai" w:date="2026-10-08T07:10:00Z" w16du:dateUtc="2026-10-08T01:25:00Z"/>
          <w:rFonts w:ascii="Times New Roman" w:hAnsi="Times New Roman" w:cs="Times New Roman"/>
          <w:color w:val="FFFFFF" w:themeColor="background1"/>
        </w:rPr>
      </w:pPr>
    </w:p>
    <w:p w14:paraId="21E70B3F" w14:textId="77777777" w:rsidR="00273CB6" w:rsidRDefault="00273CB6" w:rsidP="001B3AAA">
      <w:pPr>
        <w:jc w:val="both"/>
        <w:rPr>
          <w:ins w:id="662" w:author="Arun Rai" w:date="2026-10-08T07:10:00Z" w16du:dateUtc="2026-10-08T01:25:00Z"/>
          <w:rFonts w:ascii="Times New Roman" w:hAnsi="Times New Roman" w:cs="Times New Roman"/>
          <w:color w:val="FFFFFF" w:themeColor="background1"/>
        </w:rPr>
      </w:pPr>
    </w:p>
    <w:p w14:paraId="679BE9D0" w14:textId="77777777" w:rsidR="00273CB6" w:rsidRDefault="00273CB6" w:rsidP="001B3AAA">
      <w:pPr>
        <w:jc w:val="both"/>
        <w:rPr>
          <w:ins w:id="663" w:author="Arun Rai" w:date="2026-10-08T07:10:00Z" w16du:dateUtc="2026-10-08T01:25:00Z"/>
          <w:rFonts w:ascii="Times New Roman" w:hAnsi="Times New Roman" w:cs="Times New Roman"/>
          <w:color w:val="FFFFFF" w:themeColor="background1"/>
        </w:rPr>
      </w:pPr>
    </w:p>
    <w:p w14:paraId="53CD4376" w14:textId="77777777" w:rsidR="00273CB6" w:rsidRPr="007A3734" w:rsidRDefault="00273CB6" w:rsidP="001B3AAA">
      <w:pPr>
        <w:jc w:val="both"/>
        <w:rPr>
          <w:ins w:id="664" w:author="Arun Rai" w:date="2026-09-16T14:39:00Z" w16du:dateUtc="2026-09-16T08:54:00Z"/>
          <w:rFonts w:ascii="Times New Roman" w:hAnsi="Times New Roman" w:cs="Times New Roman"/>
          <w:color w:val="FFFFFF" w:themeColor="background1"/>
          <w:rPrChange w:id="665" w:author="Arun Rai" w:date="2026-09-23T23:05:00Z" w16du:dateUtc="2026-09-23T17:20:00Z">
            <w:rPr>
              <w:ins w:id="666" w:author="Arun Rai" w:date="2026-09-16T14:39:00Z" w16du:dateUtc="2026-09-16T08:54:00Z"/>
              <w:rFonts w:ascii="Times New Roman" w:hAnsi="Times New Roman" w:cs="Times New Roman"/>
            </w:rPr>
          </w:rPrChange>
        </w:rPr>
      </w:pPr>
    </w:p>
    <w:p w14:paraId="3FFD92DF" w14:textId="1CCFA5CE" w:rsidR="009C6A9A" w:rsidRDefault="00413DED" w:rsidP="001B3AAA">
      <w:pPr>
        <w:jc w:val="both"/>
        <w:rPr>
          <w:ins w:id="667" w:author="Arun Rai" w:date="2026-10-07T18:47:00Z" w16du:dateUtc="2026-10-07T13:02:00Z"/>
          <w:rFonts w:ascii="Times New Roman" w:hAnsi="Times New Roman" w:cs="Times New Roman"/>
          <w:color w:val="FFFFFF" w:themeColor="background1"/>
        </w:rPr>
      </w:pPr>
      <w:ins w:id="668" w:author="Arun Rai" w:date="2026-10-07T18:39:00Z" w16du:dateUtc="2026-10-07T12:54:00Z">
        <w:r>
          <w:rPr>
            <w:rFonts w:ascii="Times New Roman" w:hAnsi="Times New Roman" w:cs="Times New Roman"/>
            <w:color w:val="FFFFFF" w:themeColor="background1"/>
          </w:rPr>
          <w:t xml:space="preserve">5. Functional Architecture of </w:t>
        </w:r>
        <w:proofErr w:type="spellStart"/>
        <w:r>
          <w:rPr>
            <w:rFonts w:ascii="Times New Roman" w:hAnsi="Times New Roman" w:cs="Times New Roman"/>
            <w:color w:val="FFFFFF" w:themeColor="background1"/>
          </w:rPr>
          <w:t>SilentHelp</w:t>
        </w:r>
      </w:ins>
      <w:proofErr w:type="spellEnd"/>
    </w:p>
    <w:p w14:paraId="1C1254FA" w14:textId="77777777" w:rsidR="00AF27F3" w:rsidRPr="007A3734" w:rsidRDefault="00AF27F3" w:rsidP="001B3AAA">
      <w:pPr>
        <w:jc w:val="both"/>
        <w:rPr>
          <w:ins w:id="669" w:author="Arun Rai" w:date="2026-09-16T14:39:00Z" w16du:dateUtc="2026-09-16T08:54:00Z"/>
          <w:rFonts w:ascii="Times New Roman" w:hAnsi="Times New Roman" w:cs="Times New Roman"/>
          <w:color w:val="FFFFFF" w:themeColor="background1"/>
          <w:rPrChange w:id="670" w:author="Arun Rai" w:date="2026-09-23T23:05:00Z" w16du:dateUtc="2026-09-23T17:20:00Z">
            <w:rPr>
              <w:ins w:id="671" w:author="Arun Rai" w:date="2026-09-16T14:39:00Z" w16du:dateUtc="2026-09-16T08:54:00Z"/>
              <w:rFonts w:ascii="Times New Roman" w:hAnsi="Times New Roman" w:cs="Times New Roman"/>
            </w:rPr>
          </w:rPrChange>
        </w:rPr>
      </w:pPr>
    </w:p>
    <w:p w14:paraId="3A5BB40B" w14:textId="48848865" w:rsidR="006E6846" w:rsidRPr="006E6846" w:rsidRDefault="006E6846" w:rsidP="006E6846">
      <w:pPr>
        <w:jc w:val="both"/>
        <w:rPr>
          <w:ins w:id="672" w:author="Arun Rai" w:date="2026-10-11T19:01:00Z"/>
          <w:rFonts w:ascii="Times New Roman" w:hAnsi="Times New Roman" w:cs="Times New Roman"/>
          <w:color w:val="FFFFFF" w:themeColor="background1"/>
        </w:rPr>
      </w:pPr>
      <w:ins w:id="673" w:author="Arun Rai" w:date="2026-10-11T19:01:00Z">
        <w:r w:rsidRPr="006E6846">
          <w:rPr>
            <w:rFonts w:ascii="Times New Roman" w:hAnsi="Times New Roman" w:cs="Times New Roman"/>
            <w:color w:val="FFFFFF" w:themeColor="background1"/>
          </w:rPr>
          <w:lastRenderedPageBreak/>
          <w:drawing>
            <wp:inline distT="0" distB="0" distL="0" distR="0" wp14:anchorId="4E58A917" wp14:editId="76F5A33E">
              <wp:extent cx="2225040" cy="8863330"/>
              <wp:effectExtent l="0" t="0" r="3810" b="0"/>
              <wp:docPr id="16503929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25040" cy="8863330"/>
                      </a:xfrm>
                      <a:prstGeom prst="rect">
                        <a:avLst/>
                      </a:prstGeom>
                      <a:noFill/>
                      <a:ln>
                        <a:noFill/>
                      </a:ln>
                    </pic:spPr>
                  </pic:pic>
                </a:graphicData>
              </a:graphic>
            </wp:inline>
          </w:drawing>
        </w:r>
      </w:ins>
    </w:p>
    <w:p w14:paraId="3B548317" w14:textId="552FD2CF" w:rsidR="009C6A9A" w:rsidRPr="007A3734" w:rsidRDefault="009C6A9A" w:rsidP="001B3AAA">
      <w:pPr>
        <w:jc w:val="both"/>
        <w:rPr>
          <w:ins w:id="674" w:author="Arun Rai" w:date="2026-09-16T14:39:00Z" w16du:dateUtc="2026-09-16T08:54:00Z"/>
          <w:rFonts w:ascii="Times New Roman" w:hAnsi="Times New Roman" w:cs="Times New Roman"/>
          <w:color w:val="FFFFFF" w:themeColor="background1"/>
          <w:rPrChange w:id="675" w:author="Arun Rai" w:date="2026-09-23T23:05:00Z" w16du:dateUtc="2026-09-23T17:20:00Z">
            <w:rPr>
              <w:ins w:id="676" w:author="Arun Rai" w:date="2026-09-16T14:39:00Z" w16du:dateUtc="2026-09-16T08:54:00Z"/>
              <w:rFonts w:ascii="Times New Roman" w:hAnsi="Times New Roman" w:cs="Times New Roman"/>
            </w:rPr>
          </w:rPrChange>
        </w:rPr>
      </w:pPr>
    </w:p>
    <w:p w14:paraId="11AD4E99" w14:textId="77777777" w:rsidR="009C6A9A" w:rsidRPr="007A3734" w:rsidRDefault="009C6A9A" w:rsidP="001B3AAA">
      <w:pPr>
        <w:jc w:val="both"/>
        <w:rPr>
          <w:ins w:id="677" w:author="Arun Rai" w:date="2026-09-16T14:39:00Z" w16du:dateUtc="2026-09-16T08:54:00Z"/>
          <w:rFonts w:ascii="Times New Roman" w:hAnsi="Times New Roman" w:cs="Times New Roman"/>
          <w:color w:val="FFFFFF" w:themeColor="background1"/>
          <w:rPrChange w:id="678" w:author="Arun Rai" w:date="2026-09-23T23:05:00Z" w16du:dateUtc="2026-09-23T17:20:00Z">
            <w:rPr>
              <w:ins w:id="679" w:author="Arun Rai" w:date="2026-09-16T14:39:00Z" w16du:dateUtc="2026-09-16T08:54:00Z"/>
              <w:rFonts w:ascii="Times New Roman" w:hAnsi="Times New Roman" w:cs="Times New Roman"/>
            </w:rPr>
          </w:rPrChange>
        </w:rPr>
      </w:pPr>
    </w:p>
    <w:p w14:paraId="490CEF69" w14:textId="77777777" w:rsidR="009C6A9A" w:rsidRPr="007A3734" w:rsidRDefault="009C6A9A" w:rsidP="001B3AAA">
      <w:pPr>
        <w:jc w:val="both"/>
        <w:rPr>
          <w:ins w:id="680" w:author="Arun Rai" w:date="2026-09-16T14:39:00Z" w16du:dateUtc="2026-09-16T08:54:00Z"/>
          <w:rFonts w:ascii="Times New Roman" w:hAnsi="Times New Roman" w:cs="Times New Roman"/>
          <w:color w:val="FFFFFF" w:themeColor="background1"/>
          <w:rPrChange w:id="681" w:author="Arun Rai" w:date="2026-09-23T23:05:00Z" w16du:dateUtc="2026-09-23T17:20:00Z">
            <w:rPr>
              <w:ins w:id="682" w:author="Arun Rai" w:date="2026-09-16T14:39:00Z" w16du:dateUtc="2026-09-16T08:54:00Z"/>
              <w:rFonts w:ascii="Times New Roman" w:hAnsi="Times New Roman" w:cs="Times New Roman"/>
            </w:rPr>
          </w:rPrChange>
        </w:rPr>
      </w:pPr>
    </w:p>
    <w:p w14:paraId="6C1C53E8" w14:textId="77777777" w:rsidR="009C6A9A" w:rsidRPr="007A3734" w:rsidRDefault="009C6A9A" w:rsidP="001B3AAA">
      <w:pPr>
        <w:jc w:val="both"/>
        <w:rPr>
          <w:ins w:id="683" w:author="Arun Rai" w:date="2026-09-16T14:39:00Z" w16du:dateUtc="2026-09-16T08:54:00Z"/>
          <w:rFonts w:ascii="Times New Roman" w:hAnsi="Times New Roman" w:cs="Times New Roman"/>
          <w:color w:val="FFFFFF" w:themeColor="background1"/>
          <w:rPrChange w:id="684" w:author="Arun Rai" w:date="2026-09-23T23:05:00Z" w16du:dateUtc="2026-09-23T17:20:00Z">
            <w:rPr>
              <w:ins w:id="685" w:author="Arun Rai" w:date="2026-09-16T14:39:00Z" w16du:dateUtc="2026-09-16T08:54:00Z"/>
              <w:rFonts w:ascii="Times New Roman" w:hAnsi="Times New Roman" w:cs="Times New Roman"/>
            </w:rPr>
          </w:rPrChange>
        </w:rPr>
      </w:pPr>
    </w:p>
    <w:p w14:paraId="46CBB732" w14:textId="77777777" w:rsidR="009C6A9A" w:rsidRPr="007A3734" w:rsidRDefault="009C6A9A" w:rsidP="001B3AAA">
      <w:pPr>
        <w:jc w:val="both"/>
        <w:rPr>
          <w:ins w:id="686" w:author="Arun Rai" w:date="2026-09-16T14:39:00Z" w16du:dateUtc="2026-09-16T08:54:00Z"/>
          <w:rFonts w:ascii="Times New Roman" w:hAnsi="Times New Roman" w:cs="Times New Roman"/>
          <w:color w:val="FFFFFF" w:themeColor="background1"/>
          <w:rPrChange w:id="687" w:author="Arun Rai" w:date="2026-09-23T23:05:00Z" w16du:dateUtc="2026-09-23T17:20:00Z">
            <w:rPr>
              <w:ins w:id="688" w:author="Arun Rai" w:date="2026-09-16T14:39:00Z" w16du:dateUtc="2026-09-16T08:54:00Z"/>
              <w:rFonts w:ascii="Times New Roman" w:hAnsi="Times New Roman" w:cs="Times New Roman"/>
            </w:rPr>
          </w:rPrChange>
        </w:rPr>
      </w:pPr>
    </w:p>
    <w:p w14:paraId="7CBC7174" w14:textId="77777777" w:rsidR="009C6A9A" w:rsidRPr="007A3734" w:rsidRDefault="009C6A9A" w:rsidP="001B3AAA">
      <w:pPr>
        <w:jc w:val="both"/>
        <w:rPr>
          <w:ins w:id="689" w:author="Arun Rai" w:date="2026-09-16T14:39:00Z" w16du:dateUtc="2026-09-16T08:54:00Z"/>
          <w:rFonts w:ascii="Times New Roman" w:hAnsi="Times New Roman" w:cs="Times New Roman"/>
          <w:color w:val="FFFFFF" w:themeColor="background1"/>
          <w:rPrChange w:id="690" w:author="Arun Rai" w:date="2026-09-23T23:05:00Z" w16du:dateUtc="2026-09-23T17:20:00Z">
            <w:rPr>
              <w:ins w:id="691" w:author="Arun Rai" w:date="2026-09-16T14:39:00Z" w16du:dateUtc="2026-09-16T08:54:00Z"/>
              <w:rFonts w:ascii="Times New Roman" w:hAnsi="Times New Roman" w:cs="Times New Roman"/>
            </w:rPr>
          </w:rPrChange>
        </w:rPr>
      </w:pPr>
    </w:p>
    <w:p w14:paraId="5465080F" w14:textId="77777777" w:rsidR="009C6A9A" w:rsidRPr="007A3734" w:rsidRDefault="009C6A9A" w:rsidP="001B3AAA">
      <w:pPr>
        <w:jc w:val="both"/>
        <w:rPr>
          <w:ins w:id="692" w:author="Arun Rai" w:date="2026-09-16T14:39:00Z" w16du:dateUtc="2026-09-16T08:54:00Z"/>
          <w:rFonts w:ascii="Times New Roman" w:hAnsi="Times New Roman" w:cs="Times New Roman"/>
          <w:color w:val="FFFFFF" w:themeColor="background1"/>
          <w:rPrChange w:id="693" w:author="Arun Rai" w:date="2026-09-23T23:05:00Z" w16du:dateUtc="2026-09-23T17:20:00Z">
            <w:rPr>
              <w:ins w:id="694" w:author="Arun Rai" w:date="2026-09-16T14:39:00Z" w16du:dateUtc="2026-09-16T08:54:00Z"/>
              <w:rFonts w:ascii="Times New Roman" w:hAnsi="Times New Roman" w:cs="Times New Roman"/>
            </w:rPr>
          </w:rPrChange>
        </w:rPr>
      </w:pPr>
    </w:p>
    <w:p w14:paraId="01934DE4" w14:textId="77777777" w:rsidR="009C6A9A" w:rsidRPr="007A3734" w:rsidRDefault="009C6A9A" w:rsidP="001B3AAA">
      <w:pPr>
        <w:jc w:val="both"/>
        <w:rPr>
          <w:ins w:id="695" w:author="Arun Rai" w:date="2026-09-16T14:39:00Z" w16du:dateUtc="2026-09-16T08:54:00Z"/>
          <w:rFonts w:ascii="Times New Roman" w:hAnsi="Times New Roman" w:cs="Times New Roman"/>
          <w:color w:val="FFFFFF" w:themeColor="background1"/>
          <w:rPrChange w:id="696" w:author="Arun Rai" w:date="2026-09-23T23:05:00Z" w16du:dateUtc="2026-09-23T17:20:00Z">
            <w:rPr>
              <w:ins w:id="697" w:author="Arun Rai" w:date="2026-09-16T14:39:00Z" w16du:dateUtc="2026-09-16T08:54:00Z"/>
              <w:rFonts w:ascii="Times New Roman" w:hAnsi="Times New Roman" w:cs="Times New Roman"/>
            </w:rPr>
          </w:rPrChange>
        </w:rPr>
      </w:pPr>
    </w:p>
    <w:p w14:paraId="61796727" w14:textId="77777777" w:rsidR="009C6A9A" w:rsidRPr="007A3734" w:rsidRDefault="009C6A9A" w:rsidP="001B3AAA">
      <w:pPr>
        <w:jc w:val="both"/>
        <w:rPr>
          <w:ins w:id="698" w:author="Arun Rai" w:date="2026-09-16T14:39:00Z" w16du:dateUtc="2026-09-16T08:54:00Z"/>
          <w:rFonts w:ascii="Times New Roman" w:hAnsi="Times New Roman" w:cs="Times New Roman"/>
          <w:color w:val="FFFFFF" w:themeColor="background1"/>
          <w:rPrChange w:id="699" w:author="Arun Rai" w:date="2026-09-23T23:05:00Z" w16du:dateUtc="2026-09-23T17:20:00Z">
            <w:rPr>
              <w:ins w:id="700" w:author="Arun Rai" w:date="2026-09-16T14:39:00Z" w16du:dateUtc="2026-09-16T08:54:00Z"/>
              <w:rFonts w:ascii="Times New Roman" w:hAnsi="Times New Roman" w:cs="Times New Roman"/>
            </w:rPr>
          </w:rPrChange>
        </w:rPr>
      </w:pPr>
    </w:p>
    <w:p w14:paraId="3A658E81" w14:textId="77777777" w:rsidR="009C6A9A" w:rsidRPr="007A3734" w:rsidRDefault="009C6A9A" w:rsidP="001B3AAA">
      <w:pPr>
        <w:jc w:val="both"/>
        <w:rPr>
          <w:ins w:id="701" w:author="Arun Rai" w:date="2026-09-16T14:39:00Z" w16du:dateUtc="2026-09-16T08:54:00Z"/>
          <w:rFonts w:ascii="Times New Roman" w:hAnsi="Times New Roman" w:cs="Times New Roman"/>
          <w:color w:val="FFFFFF" w:themeColor="background1"/>
          <w:rPrChange w:id="702" w:author="Arun Rai" w:date="2026-09-23T23:05:00Z" w16du:dateUtc="2026-09-23T17:20:00Z">
            <w:rPr>
              <w:ins w:id="703" w:author="Arun Rai" w:date="2026-09-16T14:39:00Z" w16du:dateUtc="2026-09-16T08:54:00Z"/>
              <w:rFonts w:ascii="Times New Roman" w:hAnsi="Times New Roman" w:cs="Times New Roman"/>
            </w:rPr>
          </w:rPrChange>
        </w:rPr>
      </w:pPr>
    </w:p>
    <w:p w14:paraId="7F989D94" w14:textId="77777777" w:rsidR="009C6A9A" w:rsidRPr="007A3734" w:rsidRDefault="009C6A9A" w:rsidP="001B3AAA">
      <w:pPr>
        <w:jc w:val="both"/>
        <w:rPr>
          <w:ins w:id="704" w:author="Arun Rai" w:date="2026-09-16T14:39:00Z" w16du:dateUtc="2026-09-16T08:54:00Z"/>
          <w:rFonts w:ascii="Times New Roman" w:hAnsi="Times New Roman" w:cs="Times New Roman"/>
          <w:color w:val="FFFFFF" w:themeColor="background1"/>
          <w:rPrChange w:id="705" w:author="Arun Rai" w:date="2026-09-23T23:05:00Z" w16du:dateUtc="2026-09-23T17:20:00Z">
            <w:rPr>
              <w:ins w:id="706" w:author="Arun Rai" w:date="2026-09-16T14:39:00Z" w16du:dateUtc="2026-09-16T08:54:00Z"/>
              <w:rFonts w:ascii="Times New Roman" w:hAnsi="Times New Roman" w:cs="Times New Roman"/>
            </w:rPr>
          </w:rPrChange>
        </w:rPr>
      </w:pPr>
    </w:p>
    <w:p w14:paraId="2F57C357" w14:textId="77777777" w:rsidR="009C6A9A" w:rsidRPr="007A3734" w:rsidRDefault="009C6A9A" w:rsidP="001B3AAA">
      <w:pPr>
        <w:jc w:val="both"/>
        <w:rPr>
          <w:ins w:id="707" w:author="Arun Rai" w:date="2026-09-16T14:39:00Z" w16du:dateUtc="2026-09-16T08:54:00Z"/>
          <w:rFonts w:ascii="Times New Roman" w:hAnsi="Times New Roman" w:cs="Times New Roman"/>
          <w:color w:val="FFFFFF" w:themeColor="background1"/>
          <w:rPrChange w:id="708" w:author="Arun Rai" w:date="2026-09-23T23:05:00Z" w16du:dateUtc="2026-09-23T17:20:00Z">
            <w:rPr>
              <w:ins w:id="709" w:author="Arun Rai" w:date="2026-09-16T14:39:00Z" w16du:dateUtc="2026-09-16T08:54:00Z"/>
              <w:rFonts w:ascii="Times New Roman" w:hAnsi="Times New Roman" w:cs="Times New Roman"/>
            </w:rPr>
          </w:rPrChange>
        </w:rPr>
      </w:pPr>
    </w:p>
    <w:p w14:paraId="3C16FB9E" w14:textId="77777777" w:rsidR="009C6A9A" w:rsidRPr="007A3734" w:rsidRDefault="009C6A9A" w:rsidP="001B3AAA">
      <w:pPr>
        <w:jc w:val="both"/>
        <w:rPr>
          <w:ins w:id="710" w:author="Arun Rai" w:date="2026-09-16T14:39:00Z" w16du:dateUtc="2026-09-16T08:54:00Z"/>
          <w:rFonts w:ascii="Times New Roman" w:hAnsi="Times New Roman" w:cs="Times New Roman"/>
          <w:color w:val="FFFFFF" w:themeColor="background1"/>
          <w:rPrChange w:id="711" w:author="Arun Rai" w:date="2026-09-23T23:05:00Z" w16du:dateUtc="2026-09-23T17:20:00Z">
            <w:rPr>
              <w:ins w:id="712" w:author="Arun Rai" w:date="2026-09-16T14:39:00Z" w16du:dateUtc="2026-09-16T08:54:00Z"/>
              <w:rFonts w:ascii="Times New Roman" w:hAnsi="Times New Roman" w:cs="Times New Roman"/>
            </w:rPr>
          </w:rPrChange>
        </w:rPr>
      </w:pPr>
    </w:p>
    <w:p w14:paraId="4BD949B0" w14:textId="77777777" w:rsidR="009C6A9A" w:rsidRPr="007A3734" w:rsidRDefault="009C6A9A" w:rsidP="001B3AAA">
      <w:pPr>
        <w:jc w:val="both"/>
        <w:rPr>
          <w:ins w:id="713" w:author="Arun Rai" w:date="2026-09-16T14:39:00Z" w16du:dateUtc="2026-09-16T08:54:00Z"/>
          <w:rFonts w:ascii="Times New Roman" w:hAnsi="Times New Roman" w:cs="Times New Roman"/>
          <w:color w:val="FFFFFF" w:themeColor="background1"/>
          <w:rPrChange w:id="714" w:author="Arun Rai" w:date="2026-09-23T23:05:00Z" w16du:dateUtc="2026-09-23T17:20:00Z">
            <w:rPr>
              <w:ins w:id="715" w:author="Arun Rai" w:date="2026-09-16T14:39:00Z" w16du:dateUtc="2026-09-16T08:54:00Z"/>
              <w:rFonts w:ascii="Times New Roman" w:hAnsi="Times New Roman" w:cs="Times New Roman"/>
            </w:rPr>
          </w:rPrChange>
        </w:rPr>
      </w:pPr>
    </w:p>
    <w:p w14:paraId="3B318086" w14:textId="77777777" w:rsidR="009C6A9A" w:rsidRPr="007A3734" w:rsidRDefault="009C6A9A" w:rsidP="001B3AAA">
      <w:pPr>
        <w:jc w:val="both"/>
        <w:rPr>
          <w:ins w:id="716" w:author="Arun Rai" w:date="2026-09-16T14:39:00Z" w16du:dateUtc="2026-09-16T08:54:00Z"/>
          <w:rFonts w:ascii="Times New Roman" w:hAnsi="Times New Roman" w:cs="Times New Roman"/>
          <w:color w:val="FFFFFF" w:themeColor="background1"/>
          <w:rPrChange w:id="717" w:author="Arun Rai" w:date="2026-09-23T23:05:00Z" w16du:dateUtc="2026-09-23T17:20:00Z">
            <w:rPr>
              <w:ins w:id="718" w:author="Arun Rai" w:date="2026-09-16T14:39:00Z" w16du:dateUtc="2026-09-16T08:54:00Z"/>
              <w:rFonts w:ascii="Times New Roman" w:hAnsi="Times New Roman" w:cs="Times New Roman"/>
            </w:rPr>
          </w:rPrChange>
        </w:rPr>
      </w:pPr>
    </w:p>
    <w:p w14:paraId="5FA04C4A" w14:textId="77777777" w:rsidR="009C6A9A" w:rsidRPr="007A3734" w:rsidRDefault="009C6A9A" w:rsidP="001B3AAA">
      <w:pPr>
        <w:jc w:val="both"/>
        <w:rPr>
          <w:ins w:id="719" w:author="Arun Rai" w:date="2026-09-16T14:39:00Z" w16du:dateUtc="2026-09-16T08:54:00Z"/>
          <w:rFonts w:ascii="Times New Roman" w:hAnsi="Times New Roman" w:cs="Times New Roman"/>
          <w:color w:val="FFFFFF" w:themeColor="background1"/>
          <w:rPrChange w:id="720" w:author="Arun Rai" w:date="2026-09-23T23:05:00Z" w16du:dateUtc="2026-09-23T17:20:00Z">
            <w:rPr>
              <w:ins w:id="721" w:author="Arun Rai" w:date="2026-09-16T14:39:00Z" w16du:dateUtc="2026-09-16T08:54:00Z"/>
              <w:rFonts w:ascii="Times New Roman" w:hAnsi="Times New Roman" w:cs="Times New Roman"/>
            </w:rPr>
          </w:rPrChange>
        </w:rPr>
      </w:pPr>
    </w:p>
    <w:p w14:paraId="2110AB47" w14:textId="77777777" w:rsidR="009C6A9A" w:rsidRPr="007A3734" w:rsidRDefault="009C6A9A" w:rsidP="001B3AAA">
      <w:pPr>
        <w:jc w:val="both"/>
        <w:rPr>
          <w:ins w:id="722" w:author="Arun Rai" w:date="2026-09-16T14:39:00Z" w16du:dateUtc="2026-09-16T08:54:00Z"/>
          <w:rFonts w:ascii="Times New Roman" w:hAnsi="Times New Roman" w:cs="Times New Roman"/>
          <w:color w:val="FFFFFF" w:themeColor="background1"/>
          <w:rPrChange w:id="723" w:author="Arun Rai" w:date="2026-09-23T23:05:00Z" w16du:dateUtc="2026-09-23T17:20:00Z">
            <w:rPr>
              <w:ins w:id="724" w:author="Arun Rai" w:date="2026-09-16T14:39:00Z" w16du:dateUtc="2026-09-16T08:54:00Z"/>
              <w:rFonts w:ascii="Times New Roman" w:hAnsi="Times New Roman" w:cs="Times New Roman"/>
            </w:rPr>
          </w:rPrChange>
        </w:rPr>
      </w:pPr>
    </w:p>
    <w:p w14:paraId="467FDC52" w14:textId="77777777" w:rsidR="009C6A9A" w:rsidRPr="007A3734" w:rsidRDefault="009C6A9A" w:rsidP="001B3AAA">
      <w:pPr>
        <w:jc w:val="both"/>
        <w:rPr>
          <w:ins w:id="725" w:author="Arun Rai" w:date="2026-09-16T14:39:00Z" w16du:dateUtc="2026-09-16T08:54:00Z"/>
          <w:rFonts w:ascii="Times New Roman" w:hAnsi="Times New Roman" w:cs="Times New Roman"/>
          <w:color w:val="FFFFFF" w:themeColor="background1"/>
          <w:rPrChange w:id="726" w:author="Arun Rai" w:date="2026-09-23T23:05:00Z" w16du:dateUtc="2026-09-23T17:20:00Z">
            <w:rPr>
              <w:ins w:id="727" w:author="Arun Rai" w:date="2026-09-16T14:39:00Z" w16du:dateUtc="2026-09-16T08:54:00Z"/>
              <w:rFonts w:ascii="Times New Roman" w:hAnsi="Times New Roman" w:cs="Times New Roman"/>
            </w:rPr>
          </w:rPrChange>
        </w:rPr>
      </w:pPr>
    </w:p>
    <w:p w14:paraId="10DE3575" w14:textId="77777777" w:rsidR="009C6A9A" w:rsidRPr="007A3734" w:rsidRDefault="009C6A9A" w:rsidP="001B3AAA">
      <w:pPr>
        <w:jc w:val="both"/>
        <w:rPr>
          <w:ins w:id="728" w:author="Arun Rai" w:date="2026-09-16T14:39:00Z" w16du:dateUtc="2026-09-16T08:54:00Z"/>
          <w:rFonts w:ascii="Times New Roman" w:hAnsi="Times New Roman" w:cs="Times New Roman"/>
          <w:color w:val="FFFFFF" w:themeColor="background1"/>
          <w:rPrChange w:id="729" w:author="Arun Rai" w:date="2026-09-23T23:05:00Z" w16du:dateUtc="2026-09-23T17:20:00Z">
            <w:rPr>
              <w:ins w:id="730" w:author="Arun Rai" w:date="2026-09-16T14:39:00Z" w16du:dateUtc="2026-09-16T08:54:00Z"/>
              <w:rFonts w:ascii="Times New Roman" w:hAnsi="Times New Roman" w:cs="Times New Roman"/>
            </w:rPr>
          </w:rPrChange>
        </w:rPr>
      </w:pPr>
    </w:p>
    <w:p w14:paraId="15EBFD83" w14:textId="77777777" w:rsidR="009C6A9A" w:rsidRPr="007A3734" w:rsidRDefault="009C6A9A" w:rsidP="001B3AAA">
      <w:pPr>
        <w:jc w:val="both"/>
        <w:rPr>
          <w:ins w:id="731" w:author="Arun Rai" w:date="2026-09-16T14:39:00Z" w16du:dateUtc="2026-09-16T08:54:00Z"/>
          <w:rFonts w:ascii="Times New Roman" w:hAnsi="Times New Roman" w:cs="Times New Roman"/>
          <w:color w:val="FFFFFF" w:themeColor="background1"/>
          <w:rPrChange w:id="732" w:author="Arun Rai" w:date="2026-09-23T23:05:00Z" w16du:dateUtc="2026-09-23T17:20:00Z">
            <w:rPr>
              <w:ins w:id="733" w:author="Arun Rai" w:date="2026-09-16T14:39:00Z" w16du:dateUtc="2026-09-16T08:54:00Z"/>
              <w:rFonts w:ascii="Times New Roman" w:hAnsi="Times New Roman" w:cs="Times New Roman"/>
            </w:rPr>
          </w:rPrChange>
        </w:rPr>
      </w:pPr>
    </w:p>
    <w:p w14:paraId="762E3BF5" w14:textId="77777777" w:rsidR="009C6A9A" w:rsidRPr="007A3734" w:rsidRDefault="009C6A9A" w:rsidP="001B3AAA">
      <w:pPr>
        <w:jc w:val="both"/>
        <w:rPr>
          <w:ins w:id="734" w:author="Arun Rai" w:date="2026-09-16T14:39:00Z" w16du:dateUtc="2026-09-16T08:54:00Z"/>
          <w:rFonts w:ascii="Times New Roman" w:hAnsi="Times New Roman" w:cs="Times New Roman"/>
          <w:color w:val="FFFFFF" w:themeColor="background1"/>
          <w:rPrChange w:id="735" w:author="Arun Rai" w:date="2026-09-23T23:05:00Z" w16du:dateUtc="2026-09-23T17:20:00Z">
            <w:rPr>
              <w:ins w:id="736" w:author="Arun Rai" w:date="2026-09-16T14:39:00Z" w16du:dateUtc="2026-09-16T08:54:00Z"/>
              <w:rFonts w:ascii="Times New Roman" w:hAnsi="Times New Roman" w:cs="Times New Roman"/>
            </w:rPr>
          </w:rPrChange>
        </w:rPr>
      </w:pPr>
    </w:p>
    <w:p w14:paraId="4AEAD673" w14:textId="77777777" w:rsidR="009C6A9A" w:rsidRPr="007A3734" w:rsidRDefault="009C6A9A" w:rsidP="001B3AAA">
      <w:pPr>
        <w:jc w:val="both"/>
        <w:rPr>
          <w:ins w:id="737" w:author="Arun Rai" w:date="2026-09-16T14:39:00Z" w16du:dateUtc="2026-09-16T08:54:00Z"/>
          <w:rFonts w:ascii="Times New Roman" w:hAnsi="Times New Roman" w:cs="Times New Roman"/>
          <w:color w:val="FFFFFF" w:themeColor="background1"/>
          <w:rPrChange w:id="738" w:author="Arun Rai" w:date="2026-09-23T23:05:00Z" w16du:dateUtc="2026-09-23T17:20:00Z">
            <w:rPr>
              <w:ins w:id="739" w:author="Arun Rai" w:date="2026-09-16T14:39:00Z" w16du:dateUtc="2026-09-16T08:54:00Z"/>
              <w:rFonts w:ascii="Times New Roman" w:hAnsi="Times New Roman" w:cs="Times New Roman"/>
            </w:rPr>
          </w:rPrChange>
        </w:rPr>
      </w:pPr>
    </w:p>
    <w:p w14:paraId="4AD7ABD1" w14:textId="77777777" w:rsidR="009C6A9A" w:rsidRPr="007A3734" w:rsidRDefault="009C6A9A" w:rsidP="001B3AAA">
      <w:pPr>
        <w:jc w:val="both"/>
        <w:rPr>
          <w:ins w:id="740" w:author="Arun Rai" w:date="2026-09-16T14:39:00Z" w16du:dateUtc="2026-09-16T08:54:00Z"/>
          <w:rFonts w:ascii="Times New Roman" w:hAnsi="Times New Roman" w:cs="Times New Roman"/>
          <w:color w:val="FFFFFF" w:themeColor="background1"/>
          <w:rPrChange w:id="741" w:author="Arun Rai" w:date="2026-09-23T23:05:00Z" w16du:dateUtc="2026-09-23T17:20:00Z">
            <w:rPr>
              <w:ins w:id="742" w:author="Arun Rai" w:date="2026-09-16T14:39:00Z" w16du:dateUtc="2026-09-16T08:54:00Z"/>
              <w:rFonts w:ascii="Times New Roman" w:hAnsi="Times New Roman" w:cs="Times New Roman"/>
            </w:rPr>
          </w:rPrChange>
        </w:rPr>
      </w:pPr>
    </w:p>
    <w:p w14:paraId="1B3766DA" w14:textId="77777777" w:rsidR="009C6A9A" w:rsidRPr="007A3734" w:rsidRDefault="009C6A9A" w:rsidP="001B3AAA">
      <w:pPr>
        <w:jc w:val="both"/>
        <w:rPr>
          <w:ins w:id="743" w:author="Arun Rai" w:date="2026-09-16T14:39:00Z" w16du:dateUtc="2026-09-16T08:54:00Z"/>
          <w:rFonts w:ascii="Times New Roman" w:hAnsi="Times New Roman" w:cs="Times New Roman"/>
          <w:color w:val="FFFFFF" w:themeColor="background1"/>
          <w:rPrChange w:id="744" w:author="Arun Rai" w:date="2026-09-23T23:05:00Z" w16du:dateUtc="2026-09-23T17:20:00Z">
            <w:rPr>
              <w:ins w:id="745" w:author="Arun Rai" w:date="2026-09-16T14:39:00Z" w16du:dateUtc="2026-09-16T08:54:00Z"/>
              <w:rFonts w:ascii="Times New Roman" w:hAnsi="Times New Roman" w:cs="Times New Roman"/>
            </w:rPr>
          </w:rPrChange>
        </w:rPr>
      </w:pPr>
    </w:p>
    <w:p w14:paraId="155FF44A" w14:textId="77777777" w:rsidR="009C6A9A" w:rsidRPr="007A3734" w:rsidRDefault="009C6A9A" w:rsidP="001B3AAA">
      <w:pPr>
        <w:jc w:val="both"/>
        <w:rPr>
          <w:ins w:id="746" w:author="Arun Rai" w:date="2026-09-16T14:39:00Z" w16du:dateUtc="2026-09-16T08:54:00Z"/>
          <w:rFonts w:ascii="Times New Roman" w:hAnsi="Times New Roman" w:cs="Times New Roman"/>
          <w:color w:val="FFFFFF" w:themeColor="background1"/>
          <w:rPrChange w:id="747" w:author="Arun Rai" w:date="2026-09-23T23:05:00Z" w16du:dateUtc="2026-09-23T17:20:00Z">
            <w:rPr>
              <w:ins w:id="748" w:author="Arun Rai" w:date="2026-09-16T14:39:00Z" w16du:dateUtc="2026-09-16T08:54:00Z"/>
              <w:rFonts w:ascii="Times New Roman" w:hAnsi="Times New Roman" w:cs="Times New Roman"/>
            </w:rPr>
          </w:rPrChange>
        </w:rPr>
      </w:pPr>
    </w:p>
    <w:p w14:paraId="26C26AC2" w14:textId="77777777" w:rsidR="009C6A9A" w:rsidRPr="007A3734" w:rsidRDefault="009C6A9A" w:rsidP="001B3AAA">
      <w:pPr>
        <w:jc w:val="both"/>
        <w:rPr>
          <w:ins w:id="749" w:author="Arun Rai" w:date="2026-09-16T14:39:00Z" w16du:dateUtc="2026-09-16T08:54:00Z"/>
          <w:rFonts w:ascii="Times New Roman" w:hAnsi="Times New Roman" w:cs="Times New Roman"/>
          <w:color w:val="FFFFFF" w:themeColor="background1"/>
          <w:rPrChange w:id="750" w:author="Arun Rai" w:date="2026-09-23T23:05:00Z" w16du:dateUtc="2026-09-23T17:20:00Z">
            <w:rPr>
              <w:ins w:id="751" w:author="Arun Rai" w:date="2026-09-16T14:39:00Z" w16du:dateUtc="2026-09-16T08:54:00Z"/>
              <w:rFonts w:ascii="Times New Roman" w:hAnsi="Times New Roman" w:cs="Times New Roman"/>
            </w:rPr>
          </w:rPrChange>
        </w:rPr>
      </w:pPr>
    </w:p>
    <w:p w14:paraId="3DAD9D55" w14:textId="77777777" w:rsidR="009C6A9A" w:rsidRPr="007A3734" w:rsidRDefault="009C6A9A" w:rsidP="001B3AAA">
      <w:pPr>
        <w:jc w:val="both"/>
        <w:rPr>
          <w:ins w:id="752" w:author="Arun Rai" w:date="2026-09-16T14:39:00Z" w16du:dateUtc="2026-09-16T08:54:00Z"/>
          <w:rFonts w:ascii="Times New Roman" w:hAnsi="Times New Roman" w:cs="Times New Roman"/>
          <w:color w:val="FFFFFF" w:themeColor="background1"/>
          <w:rPrChange w:id="753" w:author="Arun Rai" w:date="2026-09-23T23:05:00Z" w16du:dateUtc="2026-09-23T17:20:00Z">
            <w:rPr>
              <w:ins w:id="754" w:author="Arun Rai" w:date="2026-09-16T14:39:00Z" w16du:dateUtc="2026-09-16T08:54:00Z"/>
              <w:rFonts w:ascii="Times New Roman" w:hAnsi="Times New Roman" w:cs="Times New Roman"/>
            </w:rPr>
          </w:rPrChange>
        </w:rPr>
      </w:pPr>
    </w:p>
    <w:p w14:paraId="7DB77E97" w14:textId="77777777" w:rsidR="009C6A9A" w:rsidRPr="007A3734" w:rsidRDefault="009C6A9A" w:rsidP="001B3AAA">
      <w:pPr>
        <w:jc w:val="both"/>
        <w:rPr>
          <w:ins w:id="755" w:author="Arun Rai" w:date="2026-09-16T14:39:00Z" w16du:dateUtc="2026-09-16T08:54:00Z"/>
          <w:rFonts w:ascii="Times New Roman" w:hAnsi="Times New Roman" w:cs="Times New Roman"/>
          <w:color w:val="FFFFFF" w:themeColor="background1"/>
          <w:rPrChange w:id="756" w:author="Arun Rai" w:date="2026-09-23T23:05:00Z" w16du:dateUtc="2026-09-23T17:20:00Z">
            <w:rPr>
              <w:ins w:id="757" w:author="Arun Rai" w:date="2026-09-16T14:39:00Z" w16du:dateUtc="2026-09-16T08:54:00Z"/>
              <w:rFonts w:ascii="Times New Roman" w:hAnsi="Times New Roman" w:cs="Times New Roman"/>
            </w:rPr>
          </w:rPrChange>
        </w:rPr>
      </w:pPr>
    </w:p>
    <w:p w14:paraId="6D8EB855" w14:textId="77777777" w:rsidR="009C6A9A" w:rsidRPr="007A3734" w:rsidRDefault="009C6A9A" w:rsidP="001B3AAA">
      <w:pPr>
        <w:jc w:val="both"/>
        <w:rPr>
          <w:ins w:id="758" w:author="Arun Rai" w:date="2026-09-16T14:39:00Z" w16du:dateUtc="2026-09-16T08:54:00Z"/>
          <w:rFonts w:ascii="Times New Roman" w:hAnsi="Times New Roman" w:cs="Times New Roman"/>
          <w:color w:val="FFFFFF" w:themeColor="background1"/>
          <w:rPrChange w:id="759" w:author="Arun Rai" w:date="2026-09-23T23:05:00Z" w16du:dateUtc="2026-09-23T17:20:00Z">
            <w:rPr>
              <w:ins w:id="760" w:author="Arun Rai" w:date="2026-09-16T14:39:00Z" w16du:dateUtc="2026-09-16T08:54:00Z"/>
              <w:rFonts w:ascii="Times New Roman" w:hAnsi="Times New Roman" w:cs="Times New Roman"/>
            </w:rPr>
          </w:rPrChange>
        </w:rPr>
      </w:pPr>
    </w:p>
    <w:p w14:paraId="6E6CCED2" w14:textId="77777777" w:rsidR="009C6A9A" w:rsidRPr="007A3734" w:rsidRDefault="009C6A9A" w:rsidP="001B3AAA">
      <w:pPr>
        <w:jc w:val="both"/>
        <w:rPr>
          <w:ins w:id="761" w:author="Arun Rai" w:date="2026-09-16T14:39:00Z" w16du:dateUtc="2026-09-16T08:54:00Z"/>
          <w:rFonts w:ascii="Times New Roman" w:hAnsi="Times New Roman" w:cs="Times New Roman"/>
          <w:color w:val="FFFFFF" w:themeColor="background1"/>
          <w:rPrChange w:id="762" w:author="Arun Rai" w:date="2026-09-23T23:05:00Z" w16du:dateUtc="2026-09-23T17:20:00Z">
            <w:rPr>
              <w:ins w:id="763" w:author="Arun Rai" w:date="2026-09-16T14:39:00Z" w16du:dateUtc="2026-09-16T08:54:00Z"/>
              <w:rFonts w:ascii="Times New Roman" w:hAnsi="Times New Roman" w:cs="Times New Roman"/>
            </w:rPr>
          </w:rPrChange>
        </w:rPr>
      </w:pPr>
    </w:p>
    <w:p w14:paraId="4D3C2DDD" w14:textId="77777777" w:rsidR="009C6A9A" w:rsidRPr="007A3734" w:rsidRDefault="009C6A9A" w:rsidP="001B3AAA">
      <w:pPr>
        <w:jc w:val="both"/>
        <w:rPr>
          <w:ins w:id="764" w:author="Arun Rai" w:date="2026-09-16T14:39:00Z" w16du:dateUtc="2026-09-16T08:54:00Z"/>
          <w:rFonts w:ascii="Times New Roman" w:hAnsi="Times New Roman" w:cs="Times New Roman"/>
          <w:color w:val="FFFFFF" w:themeColor="background1"/>
          <w:rPrChange w:id="765" w:author="Arun Rai" w:date="2026-09-23T23:05:00Z" w16du:dateUtc="2026-09-23T17:20:00Z">
            <w:rPr>
              <w:ins w:id="766" w:author="Arun Rai" w:date="2026-09-16T14:39:00Z" w16du:dateUtc="2026-09-16T08:54:00Z"/>
              <w:rFonts w:ascii="Times New Roman" w:hAnsi="Times New Roman" w:cs="Times New Roman"/>
            </w:rPr>
          </w:rPrChange>
        </w:rPr>
      </w:pPr>
    </w:p>
    <w:p w14:paraId="7174B126" w14:textId="77777777" w:rsidR="009C6A9A" w:rsidRPr="007A3734" w:rsidRDefault="009C6A9A" w:rsidP="001B3AAA">
      <w:pPr>
        <w:jc w:val="both"/>
        <w:rPr>
          <w:ins w:id="767" w:author="Arun Rai" w:date="2026-09-16T14:39:00Z" w16du:dateUtc="2026-09-16T08:54:00Z"/>
          <w:rFonts w:ascii="Times New Roman" w:hAnsi="Times New Roman" w:cs="Times New Roman"/>
          <w:color w:val="FFFFFF" w:themeColor="background1"/>
          <w:rPrChange w:id="768" w:author="Arun Rai" w:date="2026-09-23T23:05:00Z" w16du:dateUtc="2026-09-23T17:20:00Z">
            <w:rPr>
              <w:ins w:id="769" w:author="Arun Rai" w:date="2026-09-16T14:39:00Z" w16du:dateUtc="2026-09-16T08:54:00Z"/>
              <w:rFonts w:ascii="Times New Roman" w:hAnsi="Times New Roman" w:cs="Times New Roman"/>
            </w:rPr>
          </w:rPrChange>
        </w:rPr>
      </w:pPr>
    </w:p>
    <w:p w14:paraId="7FBB367A" w14:textId="77777777" w:rsidR="009C6A9A" w:rsidRPr="007A3734" w:rsidRDefault="009C6A9A" w:rsidP="001B3AAA">
      <w:pPr>
        <w:jc w:val="both"/>
        <w:rPr>
          <w:ins w:id="770" w:author="Arun Rai" w:date="2026-09-16T14:39:00Z" w16du:dateUtc="2026-09-16T08:54:00Z"/>
          <w:rFonts w:ascii="Times New Roman" w:hAnsi="Times New Roman" w:cs="Times New Roman"/>
          <w:color w:val="FFFFFF" w:themeColor="background1"/>
          <w:rPrChange w:id="771" w:author="Arun Rai" w:date="2026-09-23T23:05:00Z" w16du:dateUtc="2026-09-23T17:20:00Z">
            <w:rPr>
              <w:ins w:id="772" w:author="Arun Rai" w:date="2026-09-16T14:39:00Z" w16du:dateUtc="2026-09-16T08:54:00Z"/>
              <w:rFonts w:ascii="Times New Roman" w:hAnsi="Times New Roman" w:cs="Times New Roman"/>
            </w:rPr>
          </w:rPrChange>
        </w:rPr>
      </w:pPr>
    </w:p>
    <w:p w14:paraId="6226B5BD" w14:textId="77777777" w:rsidR="009C6A9A" w:rsidRPr="007A3734" w:rsidRDefault="009C6A9A" w:rsidP="001B3AAA">
      <w:pPr>
        <w:jc w:val="both"/>
        <w:rPr>
          <w:ins w:id="773" w:author="Arun Rai" w:date="2026-09-16T14:39:00Z" w16du:dateUtc="2026-09-16T08:54:00Z"/>
          <w:rFonts w:ascii="Times New Roman" w:hAnsi="Times New Roman" w:cs="Times New Roman"/>
          <w:color w:val="FFFFFF" w:themeColor="background1"/>
          <w:rPrChange w:id="774" w:author="Arun Rai" w:date="2026-09-23T23:05:00Z" w16du:dateUtc="2026-09-23T17:20:00Z">
            <w:rPr>
              <w:ins w:id="775" w:author="Arun Rai" w:date="2026-09-16T14:39:00Z" w16du:dateUtc="2026-09-16T08:54:00Z"/>
              <w:rFonts w:ascii="Times New Roman" w:hAnsi="Times New Roman" w:cs="Times New Roman"/>
            </w:rPr>
          </w:rPrChange>
        </w:rPr>
      </w:pPr>
    </w:p>
    <w:p w14:paraId="4465BBE3" w14:textId="77777777" w:rsidR="009C6A9A" w:rsidRPr="007A3734" w:rsidRDefault="009C6A9A" w:rsidP="001B3AAA">
      <w:pPr>
        <w:jc w:val="both"/>
        <w:rPr>
          <w:ins w:id="776" w:author="Arun Rai" w:date="2026-09-16T14:39:00Z" w16du:dateUtc="2026-09-16T08:54:00Z"/>
          <w:rFonts w:ascii="Times New Roman" w:hAnsi="Times New Roman" w:cs="Times New Roman"/>
          <w:color w:val="FFFFFF" w:themeColor="background1"/>
          <w:rPrChange w:id="777" w:author="Arun Rai" w:date="2026-09-23T23:05:00Z" w16du:dateUtc="2026-09-23T17:20:00Z">
            <w:rPr>
              <w:ins w:id="778" w:author="Arun Rai" w:date="2026-09-16T14:39:00Z" w16du:dateUtc="2026-09-16T08:54:00Z"/>
              <w:rFonts w:ascii="Times New Roman" w:hAnsi="Times New Roman" w:cs="Times New Roman"/>
            </w:rPr>
          </w:rPrChange>
        </w:rPr>
      </w:pPr>
    </w:p>
    <w:p w14:paraId="456961D8" w14:textId="77777777" w:rsidR="009C6A9A" w:rsidRPr="007A3734" w:rsidRDefault="009C6A9A" w:rsidP="001B3AAA">
      <w:pPr>
        <w:jc w:val="both"/>
        <w:rPr>
          <w:ins w:id="779" w:author="Arun Rai" w:date="2026-09-16T14:39:00Z" w16du:dateUtc="2026-09-16T08:54:00Z"/>
          <w:rFonts w:ascii="Times New Roman" w:hAnsi="Times New Roman" w:cs="Times New Roman"/>
          <w:color w:val="FFFFFF" w:themeColor="background1"/>
          <w:rPrChange w:id="780" w:author="Arun Rai" w:date="2026-09-23T23:05:00Z" w16du:dateUtc="2026-09-23T17:20:00Z">
            <w:rPr>
              <w:ins w:id="781" w:author="Arun Rai" w:date="2026-09-16T14:39:00Z" w16du:dateUtc="2026-09-16T08:54:00Z"/>
              <w:rFonts w:ascii="Times New Roman" w:hAnsi="Times New Roman" w:cs="Times New Roman"/>
            </w:rPr>
          </w:rPrChange>
        </w:rPr>
      </w:pPr>
    </w:p>
    <w:p w14:paraId="5E0D53E7" w14:textId="77777777" w:rsidR="009C6A9A" w:rsidRPr="007A3734" w:rsidRDefault="009C6A9A" w:rsidP="001B3AAA">
      <w:pPr>
        <w:jc w:val="both"/>
        <w:rPr>
          <w:ins w:id="782" w:author="Arun Rai" w:date="2026-09-16T14:39:00Z" w16du:dateUtc="2026-09-16T08:54:00Z"/>
          <w:rFonts w:ascii="Times New Roman" w:hAnsi="Times New Roman" w:cs="Times New Roman"/>
          <w:color w:val="FFFFFF" w:themeColor="background1"/>
          <w:rPrChange w:id="783" w:author="Arun Rai" w:date="2026-09-23T23:05:00Z" w16du:dateUtc="2026-09-23T17:20:00Z">
            <w:rPr>
              <w:ins w:id="784" w:author="Arun Rai" w:date="2026-09-16T14:39:00Z" w16du:dateUtc="2026-09-16T08:54:00Z"/>
              <w:rFonts w:ascii="Times New Roman" w:hAnsi="Times New Roman" w:cs="Times New Roman"/>
            </w:rPr>
          </w:rPrChange>
        </w:rPr>
      </w:pPr>
    </w:p>
    <w:p w14:paraId="23B53FCE" w14:textId="77777777" w:rsidR="009C6A9A" w:rsidRPr="007A3734" w:rsidRDefault="009C6A9A" w:rsidP="001B3AAA">
      <w:pPr>
        <w:jc w:val="both"/>
        <w:rPr>
          <w:ins w:id="785" w:author="Arun Rai" w:date="2026-09-16T14:39:00Z" w16du:dateUtc="2026-09-16T08:54:00Z"/>
          <w:rFonts w:ascii="Times New Roman" w:hAnsi="Times New Roman" w:cs="Times New Roman"/>
          <w:color w:val="FFFFFF" w:themeColor="background1"/>
          <w:rPrChange w:id="786" w:author="Arun Rai" w:date="2026-09-23T23:05:00Z" w16du:dateUtc="2026-09-23T17:20:00Z">
            <w:rPr>
              <w:ins w:id="787" w:author="Arun Rai" w:date="2026-09-16T14:39:00Z" w16du:dateUtc="2026-09-16T08:54:00Z"/>
              <w:rFonts w:ascii="Times New Roman" w:hAnsi="Times New Roman" w:cs="Times New Roman"/>
            </w:rPr>
          </w:rPrChange>
        </w:rPr>
      </w:pPr>
    </w:p>
    <w:p w14:paraId="4DAEF59C" w14:textId="77777777" w:rsidR="009C6A9A" w:rsidRPr="007A3734" w:rsidRDefault="009C6A9A" w:rsidP="001B3AAA">
      <w:pPr>
        <w:jc w:val="both"/>
        <w:rPr>
          <w:ins w:id="788" w:author="Arun Rai" w:date="2026-09-16T14:39:00Z" w16du:dateUtc="2026-09-16T08:54:00Z"/>
          <w:rFonts w:ascii="Times New Roman" w:hAnsi="Times New Roman" w:cs="Times New Roman"/>
          <w:color w:val="FFFFFF" w:themeColor="background1"/>
          <w:rPrChange w:id="789" w:author="Arun Rai" w:date="2026-09-23T23:05:00Z" w16du:dateUtc="2026-09-23T17:20:00Z">
            <w:rPr>
              <w:ins w:id="790" w:author="Arun Rai" w:date="2026-09-16T14:39:00Z" w16du:dateUtc="2026-09-16T08:54:00Z"/>
              <w:rFonts w:ascii="Times New Roman" w:hAnsi="Times New Roman" w:cs="Times New Roman"/>
            </w:rPr>
          </w:rPrChange>
        </w:rPr>
      </w:pPr>
    </w:p>
    <w:p w14:paraId="4DCE4F1F" w14:textId="77777777" w:rsidR="009C6A9A" w:rsidRPr="007A3734" w:rsidRDefault="009C6A9A" w:rsidP="001B3AAA">
      <w:pPr>
        <w:jc w:val="both"/>
        <w:rPr>
          <w:ins w:id="791" w:author="Arun Rai" w:date="2026-09-16T14:39:00Z" w16du:dateUtc="2026-09-16T08:54:00Z"/>
          <w:rFonts w:ascii="Times New Roman" w:hAnsi="Times New Roman" w:cs="Times New Roman"/>
          <w:color w:val="FFFFFF" w:themeColor="background1"/>
          <w:rPrChange w:id="792" w:author="Arun Rai" w:date="2026-09-23T23:05:00Z" w16du:dateUtc="2026-09-23T17:20:00Z">
            <w:rPr>
              <w:ins w:id="793" w:author="Arun Rai" w:date="2026-09-16T14:39:00Z" w16du:dateUtc="2026-09-16T08:54:00Z"/>
              <w:rFonts w:ascii="Times New Roman" w:hAnsi="Times New Roman" w:cs="Times New Roman"/>
            </w:rPr>
          </w:rPrChange>
        </w:rPr>
      </w:pPr>
    </w:p>
    <w:p w14:paraId="62191B2B" w14:textId="77777777" w:rsidR="009C6A9A" w:rsidRPr="007A3734" w:rsidRDefault="009C6A9A" w:rsidP="001B3AAA">
      <w:pPr>
        <w:jc w:val="both"/>
        <w:rPr>
          <w:ins w:id="794" w:author="Arun Rai" w:date="2026-09-16T14:39:00Z" w16du:dateUtc="2026-09-16T08:54:00Z"/>
          <w:rFonts w:ascii="Times New Roman" w:hAnsi="Times New Roman" w:cs="Times New Roman"/>
          <w:color w:val="FFFFFF" w:themeColor="background1"/>
          <w:rPrChange w:id="795" w:author="Arun Rai" w:date="2026-09-23T23:05:00Z" w16du:dateUtc="2026-09-23T17:20:00Z">
            <w:rPr>
              <w:ins w:id="796" w:author="Arun Rai" w:date="2026-09-16T14:39:00Z" w16du:dateUtc="2026-09-16T08:54:00Z"/>
              <w:rFonts w:ascii="Times New Roman" w:hAnsi="Times New Roman" w:cs="Times New Roman"/>
            </w:rPr>
          </w:rPrChange>
        </w:rPr>
      </w:pPr>
    </w:p>
    <w:p w14:paraId="022CEF70" w14:textId="77777777" w:rsidR="009C6A9A" w:rsidRPr="007A3734" w:rsidRDefault="009C6A9A" w:rsidP="001B3AAA">
      <w:pPr>
        <w:jc w:val="both"/>
        <w:rPr>
          <w:ins w:id="797" w:author="Arun Rai" w:date="2026-09-16T14:39:00Z" w16du:dateUtc="2026-09-16T08:54:00Z"/>
          <w:rFonts w:ascii="Times New Roman" w:hAnsi="Times New Roman" w:cs="Times New Roman"/>
          <w:color w:val="FFFFFF" w:themeColor="background1"/>
          <w:rPrChange w:id="798" w:author="Arun Rai" w:date="2026-09-23T23:05:00Z" w16du:dateUtc="2026-09-23T17:20:00Z">
            <w:rPr>
              <w:ins w:id="799" w:author="Arun Rai" w:date="2026-09-16T14:39:00Z" w16du:dateUtc="2026-09-16T08:54:00Z"/>
              <w:rFonts w:ascii="Times New Roman" w:hAnsi="Times New Roman" w:cs="Times New Roman"/>
            </w:rPr>
          </w:rPrChange>
        </w:rPr>
      </w:pPr>
    </w:p>
    <w:p w14:paraId="0A4D3485" w14:textId="77777777" w:rsidR="009C6A9A" w:rsidRPr="007A3734" w:rsidRDefault="009C6A9A" w:rsidP="001B3AAA">
      <w:pPr>
        <w:jc w:val="both"/>
        <w:rPr>
          <w:ins w:id="800" w:author="Arun Rai" w:date="2026-09-16T14:39:00Z" w16du:dateUtc="2026-09-16T08:54:00Z"/>
          <w:rFonts w:ascii="Times New Roman" w:hAnsi="Times New Roman" w:cs="Times New Roman"/>
          <w:color w:val="FFFFFF" w:themeColor="background1"/>
          <w:rPrChange w:id="801" w:author="Arun Rai" w:date="2026-09-23T23:05:00Z" w16du:dateUtc="2026-09-23T17:20:00Z">
            <w:rPr>
              <w:ins w:id="802" w:author="Arun Rai" w:date="2026-09-16T14:39:00Z" w16du:dateUtc="2026-09-16T08:54:00Z"/>
              <w:rFonts w:ascii="Times New Roman" w:hAnsi="Times New Roman" w:cs="Times New Roman"/>
            </w:rPr>
          </w:rPrChange>
        </w:rPr>
      </w:pPr>
    </w:p>
    <w:p w14:paraId="2EDC7AB5" w14:textId="77777777" w:rsidR="009C6A9A" w:rsidRPr="007A3734" w:rsidRDefault="009C6A9A" w:rsidP="001B3AAA">
      <w:pPr>
        <w:jc w:val="both"/>
        <w:rPr>
          <w:ins w:id="803" w:author="Arun Rai" w:date="2026-09-16T14:39:00Z" w16du:dateUtc="2026-09-16T08:54:00Z"/>
          <w:rFonts w:ascii="Times New Roman" w:hAnsi="Times New Roman" w:cs="Times New Roman"/>
          <w:color w:val="FFFFFF" w:themeColor="background1"/>
          <w:rPrChange w:id="804" w:author="Arun Rai" w:date="2026-09-23T23:05:00Z" w16du:dateUtc="2026-09-23T17:20:00Z">
            <w:rPr>
              <w:ins w:id="805" w:author="Arun Rai" w:date="2026-09-16T14:39:00Z" w16du:dateUtc="2026-09-16T08:54:00Z"/>
              <w:rFonts w:ascii="Times New Roman" w:hAnsi="Times New Roman" w:cs="Times New Roman"/>
            </w:rPr>
          </w:rPrChange>
        </w:rPr>
      </w:pPr>
    </w:p>
    <w:p w14:paraId="7A29AD4D" w14:textId="77777777" w:rsidR="009C6A9A" w:rsidRPr="007A3734" w:rsidRDefault="009C6A9A" w:rsidP="001B3AAA">
      <w:pPr>
        <w:jc w:val="both"/>
        <w:rPr>
          <w:ins w:id="806" w:author="Arun Rai" w:date="2026-09-16T14:39:00Z" w16du:dateUtc="2026-09-16T08:54:00Z"/>
          <w:rFonts w:ascii="Times New Roman" w:hAnsi="Times New Roman" w:cs="Times New Roman"/>
          <w:color w:val="FFFFFF" w:themeColor="background1"/>
          <w:rPrChange w:id="807" w:author="Arun Rai" w:date="2026-09-23T23:05:00Z" w16du:dateUtc="2026-09-23T17:20:00Z">
            <w:rPr>
              <w:ins w:id="808" w:author="Arun Rai" w:date="2026-09-16T14:39:00Z" w16du:dateUtc="2026-09-16T08:54:00Z"/>
              <w:rFonts w:ascii="Times New Roman" w:hAnsi="Times New Roman" w:cs="Times New Roman"/>
            </w:rPr>
          </w:rPrChange>
        </w:rPr>
      </w:pPr>
    </w:p>
    <w:p w14:paraId="563411D3" w14:textId="77777777" w:rsidR="009C6A9A" w:rsidRPr="007A3734" w:rsidRDefault="009C6A9A" w:rsidP="001B3AAA">
      <w:pPr>
        <w:jc w:val="both"/>
        <w:rPr>
          <w:ins w:id="809" w:author="Arun Rai" w:date="2026-09-16T14:39:00Z" w16du:dateUtc="2026-09-16T08:54:00Z"/>
          <w:rFonts w:ascii="Times New Roman" w:hAnsi="Times New Roman" w:cs="Times New Roman"/>
          <w:color w:val="FFFFFF" w:themeColor="background1"/>
          <w:rPrChange w:id="810" w:author="Arun Rai" w:date="2026-09-23T23:05:00Z" w16du:dateUtc="2026-09-23T17:20:00Z">
            <w:rPr>
              <w:ins w:id="811" w:author="Arun Rai" w:date="2026-09-16T14:39:00Z" w16du:dateUtc="2026-09-16T08:54:00Z"/>
              <w:rFonts w:ascii="Times New Roman" w:hAnsi="Times New Roman" w:cs="Times New Roman"/>
            </w:rPr>
          </w:rPrChange>
        </w:rPr>
      </w:pPr>
    </w:p>
    <w:p w14:paraId="65A7A05D" w14:textId="77777777" w:rsidR="009C6A9A" w:rsidRPr="007A3734" w:rsidRDefault="009C6A9A" w:rsidP="001B3AAA">
      <w:pPr>
        <w:jc w:val="both"/>
        <w:rPr>
          <w:ins w:id="812" w:author="Arun Rai" w:date="2026-09-16T14:39:00Z" w16du:dateUtc="2026-09-16T08:54:00Z"/>
          <w:rFonts w:ascii="Times New Roman" w:hAnsi="Times New Roman" w:cs="Times New Roman"/>
          <w:color w:val="FFFFFF" w:themeColor="background1"/>
          <w:rPrChange w:id="813" w:author="Arun Rai" w:date="2026-09-23T23:05:00Z" w16du:dateUtc="2026-09-23T17:20:00Z">
            <w:rPr>
              <w:ins w:id="814" w:author="Arun Rai" w:date="2026-09-16T14:39:00Z" w16du:dateUtc="2026-09-16T08:54:00Z"/>
              <w:rFonts w:ascii="Times New Roman" w:hAnsi="Times New Roman" w:cs="Times New Roman"/>
            </w:rPr>
          </w:rPrChange>
        </w:rPr>
      </w:pPr>
    </w:p>
    <w:p w14:paraId="5F8C4FA2" w14:textId="77777777" w:rsidR="009C6A9A" w:rsidRPr="007A3734" w:rsidRDefault="009C6A9A" w:rsidP="001B3AAA">
      <w:pPr>
        <w:jc w:val="both"/>
        <w:rPr>
          <w:ins w:id="815" w:author="Arun Rai" w:date="2026-09-16T14:39:00Z" w16du:dateUtc="2026-09-16T08:54:00Z"/>
          <w:rFonts w:ascii="Times New Roman" w:hAnsi="Times New Roman" w:cs="Times New Roman"/>
          <w:color w:val="FFFFFF" w:themeColor="background1"/>
          <w:rPrChange w:id="816" w:author="Arun Rai" w:date="2026-09-23T23:05:00Z" w16du:dateUtc="2026-09-23T17:20:00Z">
            <w:rPr>
              <w:ins w:id="817" w:author="Arun Rai" w:date="2026-09-16T14:39:00Z" w16du:dateUtc="2026-09-16T08:54:00Z"/>
              <w:rFonts w:ascii="Times New Roman" w:hAnsi="Times New Roman" w:cs="Times New Roman"/>
            </w:rPr>
          </w:rPrChange>
        </w:rPr>
      </w:pPr>
    </w:p>
    <w:p w14:paraId="07009D8E" w14:textId="77777777" w:rsidR="009C6A9A" w:rsidRPr="007A3734" w:rsidRDefault="009C6A9A" w:rsidP="001B3AAA">
      <w:pPr>
        <w:jc w:val="both"/>
        <w:rPr>
          <w:ins w:id="818" w:author="Arun Rai" w:date="2026-09-16T14:39:00Z" w16du:dateUtc="2026-09-16T08:54:00Z"/>
          <w:rFonts w:ascii="Times New Roman" w:hAnsi="Times New Roman" w:cs="Times New Roman"/>
          <w:color w:val="FFFFFF" w:themeColor="background1"/>
          <w:rPrChange w:id="819" w:author="Arun Rai" w:date="2026-09-23T23:05:00Z" w16du:dateUtc="2026-09-23T17:20:00Z">
            <w:rPr>
              <w:ins w:id="820" w:author="Arun Rai" w:date="2026-09-16T14:39:00Z" w16du:dateUtc="2026-09-16T08:54:00Z"/>
              <w:rFonts w:ascii="Times New Roman" w:hAnsi="Times New Roman" w:cs="Times New Roman"/>
            </w:rPr>
          </w:rPrChange>
        </w:rPr>
      </w:pPr>
    </w:p>
    <w:p w14:paraId="16F1184A" w14:textId="77777777" w:rsidR="009C6A9A" w:rsidRPr="007A3734" w:rsidRDefault="009C6A9A" w:rsidP="001B3AAA">
      <w:pPr>
        <w:jc w:val="both"/>
        <w:rPr>
          <w:ins w:id="821" w:author="Arun Rai" w:date="2026-09-16T14:39:00Z" w16du:dateUtc="2026-09-16T08:54:00Z"/>
          <w:rFonts w:ascii="Times New Roman" w:hAnsi="Times New Roman" w:cs="Times New Roman"/>
          <w:color w:val="FFFFFF" w:themeColor="background1"/>
          <w:rPrChange w:id="822" w:author="Arun Rai" w:date="2026-09-23T23:05:00Z" w16du:dateUtc="2026-09-23T17:20:00Z">
            <w:rPr>
              <w:ins w:id="823" w:author="Arun Rai" w:date="2026-09-16T14:39:00Z" w16du:dateUtc="2026-09-16T08:54:00Z"/>
              <w:rFonts w:ascii="Times New Roman" w:hAnsi="Times New Roman" w:cs="Times New Roman"/>
            </w:rPr>
          </w:rPrChange>
        </w:rPr>
      </w:pPr>
    </w:p>
    <w:p w14:paraId="6853CBD6" w14:textId="77777777" w:rsidR="009C6A9A" w:rsidRPr="007A3734" w:rsidRDefault="009C6A9A" w:rsidP="001B3AAA">
      <w:pPr>
        <w:jc w:val="both"/>
        <w:rPr>
          <w:ins w:id="824" w:author="Arun Rai" w:date="2026-09-16T14:39:00Z" w16du:dateUtc="2026-09-16T08:54:00Z"/>
          <w:rFonts w:ascii="Times New Roman" w:hAnsi="Times New Roman" w:cs="Times New Roman"/>
          <w:color w:val="FFFFFF" w:themeColor="background1"/>
          <w:rPrChange w:id="825" w:author="Arun Rai" w:date="2026-09-23T23:05:00Z" w16du:dateUtc="2026-09-23T17:20:00Z">
            <w:rPr>
              <w:ins w:id="826" w:author="Arun Rai" w:date="2026-09-16T14:39:00Z" w16du:dateUtc="2026-09-16T08:54:00Z"/>
              <w:rFonts w:ascii="Times New Roman" w:hAnsi="Times New Roman" w:cs="Times New Roman"/>
            </w:rPr>
          </w:rPrChange>
        </w:rPr>
      </w:pPr>
    </w:p>
    <w:p w14:paraId="65249814" w14:textId="77777777" w:rsidR="009C6A9A" w:rsidRPr="007A3734" w:rsidRDefault="009C6A9A" w:rsidP="001B3AAA">
      <w:pPr>
        <w:jc w:val="both"/>
        <w:rPr>
          <w:ins w:id="827" w:author="Arun Rai" w:date="2026-09-16T14:39:00Z" w16du:dateUtc="2026-09-16T08:54:00Z"/>
          <w:rFonts w:ascii="Times New Roman" w:hAnsi="Times New Roman" w:cs="Times New Roman"/>
          <w:color w:val="FFFFFF" w:themeColor="background1"/>
          <w:rPrChange w:id="828" w:author="Arun Rai" w:date="2026-09-23T23:05:00Z" w16du:dateUtc="2026-09-23T17:20:00Z">
            <w:rPr>
              <w:ins w:id="829" w:author="Arun Rai" w:date="2026-09-16T14:39:00Z" w16du:dateUtc="2026-09-16T08:54:00Z"/>
              <w:rFonts w:ascii="Times New Roman" w:hAnsi="Times New Roman" w:cs="Times New Roman"/>
            </w:rPr>
          </w:rPrChange>
        </w:rPr>
      </w:pPr>
    </w:p>
    <w:p w14:paraId="56DB6299" w14:textId="77777777" w:rsidR="009C6A9A" w:rsidRPr="007A3734" w:rsidRDefault="009C6A9A" w:rsidP="001B3AAA">
      <w:pPr>
        <w:jc w:val="both"/>
        <w:rPr>
          <w:ins w:id="830" w:author="Arun Rai" w:date="2026-09-16T14:39:00Z" w16du:dateUtc="2026-09-16T08:54:00Z"/>
          <w:rFonts w:ascii="Times New Roman" w:hAnsi="Times New Roman" w:cs="Times New Roman"/>
          <w:color w:val="FFFFFF" w:themeColor="background1"/>
          <w:rPrChange w:id="831" w:author="Arun Rai" w:date="2026-09-23T23:05:00Z" w16du:dateUtc="2026-09-23T17:20:00Z">
            <w:rPr>
              <w:ins w:id="832" w:author="Arun Rai" w:date="2026-09-16T14:39:00Z" w16du:dateUtc="2026-09-16T08:54:00Z"/>
              <w:rFonts w:ascii="Times New Roman" w:hAnsi="Times New Roman" w:cs="Times New Roman"/>
            </w:rPr>
          </w:rPrChange>
        </w:rPr>
      </w:pPr>
    </w:p>
    <w:p w14:paraId="0DF58146" w14:textId="77777777" w:rsidR="009C6A9A" w:rsidRPr="007A3734" w:rsidRDefault="009C6A9A" w:rsidP="001B3AAA">
      <w:pPr>
        <w:jc w:val="both"/>
        <w:rPr>
          <w:ins w:id="833" w:author="Arun Rai" w:date="2026-09-16T14:39:00Z" w16du:dateUtc="2026-09-16T08:54:00Z"/>
          <w:rFonts w:ascii="Times New Roman" w:hAnsi="Times New Roman" w:cs="Times New Roman"/>
          <w:color w:val="FFFFFF" w:themeColor="background1"/>
          <w:rPrChange w:id="834" w:author="Arun Rai" w:date="2026-09-23T23:05:00Z" w16du:dateUtc="2026-09-23T17:20:00Z">
            <w:rPr>
              <w:ins w:id="835" w:author="Arun Rai" w:date="2026-09-16T14:39:00Z" w16du:dateUtc="2026-09-16T08:54:00Z"/>
              <w:rFonts w:ascii="Times New Roman" w:hAnsi="Times New Roman" w:cs="Times New Roman"/>
            </w:rPr>
          </w:rPrChange>
        </w:rPr>
      </w:pPr>
    </w:p>
    <w:p w14:paraId="57795D70" w14:textId="77777777" w:rsidR="009C6A9A" w:rsidRPr="007A3734" w:rsidRDefault="009C6A9A" w:rsidP="001B3AAA">
      <w:pPr>
        <w:jc w:val="both"/>
        <w:rPr>
          <w:ins w:id="836" w:author="Arun Rai" w:date="2026-09-16T14:39:00Z" w16du:dateUtc="2026-09-16T08:54:00Z"/>
          <w:rFonts w:ascii="Times New Roman" w:hAnsi="Times New Roman" w:cs="Times New Roman"/>
          <w:color w:val="FFFFFF" w:themeColor="background1"/>
          <w:rPrChange w:id="837" w:author="Arun Rai" w:date="2026-09-23T23:05:00Z" w16du:dateUtc="2026-09-23T17:20:00Z">
            <w:rPr>
              <w:ins w:id="838" w:author="Arun Rai" w:date="2026-09-16T14:39:00Z" w16du:dateUtc="2026-09-16T08:54:00Z"/>
              <w:rFonts w:ascii="Times New Roman" w:hAnsi="Times New Roman" w:cs="Times New Roman"/>
            </w:rPr>
          </w:rPrChange>
        </w:rPr>
      </w:pPr>
    </w:p>
    <w:p w14:paraId="0600AA6D" w14:textId="77777777" w:rsidR="009C6A9A" w:rsidRPr="007A3734" w:rsidRDefault="009C6A9A" w:rsidP="001B3AAA">
      <w:pPr>
        <w:jc w:val="both"/>
        <w:rPr>
          <w:ins w:id="839" w:author="Arun Rai" w:date="2026-09-16T14:39:00Z" w16du:dateUtc="2026-09-16T08:54:00Z"/>
          <w:rFonts w:ascii="Times New Roman" w:hAnsi="Times New Roman" w:cs="Times New Roman"/>
          <w:color w:val="FFFFFF" w:themeColor="background1"/>
          <w:rPrChange w:id="840" w:author="Arun Rai" w:date="2026-09-23T23:05:00Z" w16du:dateUtc="2026-09-23T17:20:00Z">
            <w:rPr>
              <w:ins w:id="841" w:author="Arun Rai" w:date="2026-09-16T14:39:00Z" w16du:dateUtc="2026-09-16T08:54:00Z"/>
              <w:rFonts w:ascii="Times New Roman" w:hAnsi="Times New Roman" w:cs="Times New Roman"/>
            </w:rPr>
          </w:rPrChange>
        </w:rPr>
      </w:pPr>
    </w:p>
    <w:p w14:paraId="4D7AEF44" w14:textId="77777777" w:rsidR="009C6A9A" w:rsidRPr="007A3734" w:rsidRDefault="009C6A9A" w:rsidP="001B3AAA">
      <w:pPr>
        <w:jc w:val="both"/>
        <w:rPr>
          <w:ins w:id="842" w:author="Arun Rai" w:date="2026-09-16T14:39:00Z" w16du:dateUtc="2026-09-16T08:54:00Z"/>
          <w:rFonts w:ascii="Times New Roman" w:hAnsi="Times New Roman" w:cs="Times New Roman"/>
          <w:color w:val="FFFFFF" w:themeColor="background1"/>
          <w:rPrChange w:id="843" w:author="Arun Rai" w:date="2026-09-23T23:05:00Z" w16du:dateUtc="2026-09-23T17:20:00Z">
            <w:rPr>
              <w:ins w:id="844" w:author="Arun Rai" w:date="2026-09-16T14:39:00Z" w16du:dateUtc="2026-09-16T08:54:00Z"/>
              <w:rFonts w:ascii="Times New Roman" w:hAnsi="Times New Roman" w:cs="Times New Roman"/>
            </w:rPr>
          </w:rPrChange>
        </w:rPr>
      </w:pPr>
    </w:p>
    <w:p w14:paraId="4551420D" w14:textId="77777777" w:rsidR="009C6A9A" w:rsidRPr="007A3734" w:rsidRDefault="009C6A9A" w:rsidP="001B3AAA">
      <w:pPr>
        <w:jc w:val="both"/>
        <w:rPr>
          <w:ins w:id="845" w:author="Arun Rai" w:date="2026-09-16T14:39:00Z" w16du:dateUtc="2026-09-16T08:54:00Z"/>
          <w:rFonts w:ascii="Times New Roman" w:hAnsi="Times New Roman" w:cs="Times New Roman"/>
          <w:color w:val="FFFFFF" w:themeColor="background1"/>
          <w:rPrChange w:id="846" w:author="Arun Rai" w:date="2026-09-23T23:05:00Z" w16du:dateUtc="2026-09-23T17:20:00Z">
            <w:rPr>
              <w:ins w:id="847" w:author="Arun Rai" w:date="2026-09-16T14:39:00Z" w16du:dateUtc="2026-09-16T08:54:00Z"/>
              <w:rFonts w:ascii="Times New Roman" w:hAnsi="Times New Roman" w:cs="Times New Roman"/>
            </w:rPr>
          </w:rPrChange>
        </w:rPr>
      </w:pPr>
    </w:p>
    <w:p w14:paraId="486E7819" w14:textId="77777777" w:rsidR="009C6A9A" w:rsidRPr="007A3734" w:rsidRDefault="009C6A9A" w:rsidP="001B3AAA">
      <w:pPr>
        <w:jc w:val="both"/>
        <w:rPr>
          <w:ins w:id="848" w:author="Arun Rai" w:date="2026-09-16T14:39:00Z" w16du:dateUtc="2026-09-16T08:54:00Z"/>
          <w:rFonts w:ascii="Times New Roman" w:hAnsi="Times New Roman" w:cs="Times New Roman"/>
          <w:color w:val="FFFFFF" w:themeColor="background1"/>
          <w:rPrChange w:id="849" w:author="Arun Rai" w:date="2026-09-23T23:05:00Z" w16du:dateUtc="2026-09-23T17:20:00Z">
            <w:rPr>
              <w:ins w:id="850" w:author="Arun Rai" w:date="2026-09-16T14:39:00Z" w16du:dateUtc="2026-09-16T08:54:00Z"/>
              <w:rFonts w:ascii="Times New Roman" w:hAnsi="Times New Roman" w:cs="Times New Roman"/>
            </w:rPr>
          </w:rPrChange>
        </w:rPr>
      </w:pPr>
    </w:p>
    <w:p w14:paraId="5B97655B" w14:textId="77777777" w:rsidR="009C6A9A" w:rsidRPr="007A3734" w:rsidRDefault="009C6A9A" w:rsidP="001B3AAA">
      <w:pPr>
        <w:jc w:val="both"/>
        <w:rPr>
          <w:ins w:id="851" w:author="Arun Rai" w:date="2026-09-16T14:39:00Z" w16du:dateUtc="2026-09-16T08:54:00Z"/>
          <w:rFonts w:ascii="Times New Roman" w:hAnsi="Times New Roman" w:cs="Times New Roman"/>
          <w:color w:val="FFFFFF" w:themeColor="background1"/>
          <w:rPrChange w:id="852" w:author="Arun Rai" w:date="2026-09-23T23:05:00Z" w16du:dateUtc="2026-09-23T17:20:00Z">
            <w:rPr>
              <w:ins w:id="853" w:author="Arun Rai" w:date="2026-09-16T14:39:00Z" w16du:dateUtc="2026-09-16T08:54:00Z"/>
              <w:rFonts w:ascii="Times New Roman" w:hAnsi="Times New Roman" w:cs="Times New Roman"/>
            </w:rPr>
          </w:rPrChange>
        </w:rPr>
      </w:pPr>
    </w:p>
    <w:p w14:paraId="6C3E26E1" w14:textId="77777777" w:rsidR="009C6A9A" w:rsidRPr="007A3734" w:rsidRDefault="009C6A9A" w:rsidP="001B3AAA">
      <w:pPr>
        <w:jc w:val="both"/>
        <w:rPr>
          <w:ins w:id="854" w:author="Arun Rai" w:date="2026-09-16T14:39:00Z" w16du:dateUtc="2026-09-16T08:54:00Z"/>
          <w:rFonts w:ascii="Times New Roman" w:hAnsi="Times New Roman" w:cs="Times New Roman"/>
          <w:color w:val="FFFFFF" w:themeColor="background1"/>
          <w:rPrChange w:id="855" w:author="Arun Rai" w:date="2026-09-23T23:05:00Z" w16du:dateUtc="2026-09-23T17:20:00Z">
            <w:rPr>
              <w:ins w:id="856" w:author="Arun Rai" w:date="2026-09-16T14:39:00Z" w16du:dateUtc="2026-09-16T08:54:00Z"/>
              <w:rFonts w:ascii="Times New Roman" w:hAnsi="Times New Roman" w:cs="Times New Roman"/>
            </w:rPr>
          </w:rPrChange>
        </w:rPr>
      </w:pPr>
    </w:p>
    <w:p w14:paraId="225889DF" w14:textId="77777777" w:rsidR="009C6A9A" w:rsidRPr="007A3734" w:rsidRDefault="009C6A9A" w:rsidP="001B3AAA">
      <w:pPr>
        <w:jc w:val="both"/>
        <w:rPr>
          <w:ins w:id="857" w:author="Arun Rai" w:date="2026-09-16T14:39:00Z" w16du:dateUtc="2026-09-16T08:54:00Z"/>
          <w:rFonts w:ascii="Times New Roman" w:hAnsi="Times New Roman" w:cs="Times New Roman"/>
          <w:color w:val="FFFFFF" w:themeColor="background1"/>
          <w:rPrChange w:id="858" w:author="Arun Rai" w:date="2026-09-23T23:05:00Z" w16du:dateUtc="2026-09-23T17:20:00Z">
            <w:rPr>
              <w:ins w:id="859" w:author="Arun Rai" w:date="2026-09-16T14:39:00Z" w16du:dateUtc="2026-09-16T08:54:00Z"/>
              <w:rFonts w:ascii="Times New Roman" w:hAnsi="Times New Roman" w:cs="Times New Roman"/>
            </w:rPr>
          </w:rPrChange>
        </w:rPr>
      </w:pPr>
    </w:p>
    <w:p w14:paraId="5FAC5C31" w14:textId="77777777" w:rsidR="009C6A9A" w:rsidRPr="007A3734" w:rsidRDefault="009C6A9A" w:rsidP="001B3AAA">
      <w:pPr>
        <w:jc w:val="both"/>
        <w:rPr>
          <w:ins w:id="860" w:author="Arun Rai" w:date="2026-09-16T14:39:00Z" w16du:dateUtc="2026-09-16T08:54:00Z"/>
          <w:rFonts w:ascii="Times New Roman" w:hAnsi="Times New Roman" w:cs="Times New Roman"/>
          <w:color w:val="FFFFFF" w:themeColor="background1"/>
          <w:rPrChange w:id="861" w:author="Arun Rai" w:date="2026-09-23T23:05:00Z" w16du:dateUtc="2026-09-23T17:20:00Z">
            <w:rPr>
              <w:ins w:id="862" w:author="Arun Rai" w:date="2026-09-16T14:39:00Z" w16du:dateUtc="2026-09-16T08:54:00Z"/>
              <w:rFonts w:ascii="Times New Roman" w:hAnsi="Times New Roman" w:cs="Times New Roman"/>
            </w:rPr>
          </w:rPrChange>
        </w:rPr>
      </w:pPr>
    </w:p>
    <w:p w14:paraId="75827168" w14:textId="77777777" w:rsidR="009C6A9A" w:rsidRPr="007A3734" w:rsidRDefault="009C6A9A" w:rsidP="001B3AAA">
      <w:pPr>
        <w:jc w:val="both"/>
        <w:rPr>
          <w:ins w:id="863" w:author="Arun Rai" w:date="2026-09-16T14:39:00Z" w16du:dateUtc="2026-09-16T08:54:00Z"/>
          <w:rFonts w:ascii="Times New Roman" w:hAnsi="Times New Roman" w:cs="Times New Roman"/>
          <w:color w:val="FFFFFF" w:themeColor="background1"/>
          <w:rPrChange w:id="864" w:author="Arun Rai" w:date="2026-09-23T23:05:00Z" w16du:dateUtc="2026-09-23T17:20:00Z">
            <w:rPr>
              <w:ins w:id="865" w:author="Arun Rai" w:date="2026-09-16T14:39:00Z" w16du:dateUtc="2026-09-16T08:54:00Z"/>
              <w:rFonts w:ascii="Times New Roman" w:hAnsi="Times New Roman" w:cs="Times New Roman"/>
            </w:rPr>
          </w:rPrChange>
        </w:rPr>
      </w:pPr>
    </w:p>
    <w:p w14:paraId="12BE2CF8" w14:textId="77777777" w:rsidR="009C6A9A" w:rsidRPr="007A3734" w:rsidRDefault="009C6A9A" w:rsidP="001B3AAA">
      <w:pPr>
        <w:jc w:val="both"/>
        <w:rPr>
          <w:ins w:id="866" w:author="Arun Rai" w:date="2026-09-16T14:39:00Z" w16du:dateUtc="2026-09-16T08:54:00Z"/>
          <w:rFonts w:ascii="Times New Roman" w:hAnsi="Times New Roman" w:cs="Times New Roman"/>
          <w:color w:val="FFFFFF" w:themeColor="background1"/>
          <w:rPrChange w:id="867" w:author="Arun Rai" w:date="2026-09-23T23:05:00Z" w16du:dateUtc="2026-09-23T17:20:00Z">
            <w:rPr>
              <w:ins w:id="868" w:author="Arun Rai" w:date="2026-09-16T14:39:00Z" w16du:dateUtc="2026-09-16T08:54:00Z"/>
              <w:rFonts w:ascii="Times New Roman" w:hAnsi="Times New Roman" w:cs="Times New Roman"/>
            </w:rPr>
          </w:rPrChange>
        </w:rPr>
      </w:pPr>
    </w:p>
    <w:p w14:paraId="56365810" w14:textId="77777777" w:rsidR="009C6A9A" w:rsidRPr="007A3734" w:rsidRDefault="009C6A9A" w:rsidP="001B3AAA">
      <w:pPr>
        <w:jc w:val="both"/>
        <w:rPr>
          <w:ins w:id="869" w:author="Arun Rai" w:date="2026-09-16T14:39:00Z" w16du:dateUtc="2026-09-16T08:54:00Z"/>
          <w:rFonts w:ascii="Times New Roman" w:hAnsi="Times New Roman" w:cs="Times New Roman"/>
          <w:color w:val="FFFFFF" w:themeColor="background1"/>
          <w:rPrChange w:id="870" w:author="Arun Rai" w:date="2026-09-23T23:05:00Z" w16du:dateUtc="2026-09-23T17:20:00Z">
            <w:rPr>
              <w:ins w:id="871" w:author="Arun Rai" w:date="2026-09-16T14:39:00Z" w16du:dateUtc="2026-09-16T08:54:00Z"/>
              <w:rFonts w:ascii="Times New Roman" w:hAnsi="Times New Roman" w:cs="Times New Roman"/>
            </w:rPr>
          </w:rPrChange>
        </w:rPr>
      </w:pPr>
    </w:p>
    <w:p w14:paraId="2A9E73FD" w14:textId="77777777" w:rsidR="009C6A9A" w:rsidRPr="007A3734" w:rsidRDefault="009C6A9A" w:rsidP="001B3AAA">
      <w:pPr>
        <w:jc w:val="both"/>
        <w:rPr>
          <w:ins w:id="872" w:author="Arun Rai" w:date="2026-09-16T14:39:00Z" w16du:dateUtc="2026-09-16T08:54:00Z"/>
          <w:rFonts w:ascii="Times New Roman" w:hAnsi="Times New Roman" w:cs="Times New Roman"/>
          <w:color w:val="FFFFFF" w:themeColor="background1"/>
          <w:rPrChange w:id="873" w:author="Arun Rai" w:date="2026-09-23T23:05:00Z" w16du:dateUtc="2026-09-23T17:20:00Z">
            <w:rPr>
              <w:ins w:id="874" w:author="Arun Rai" w:date="2026-09-16T14:39:00Z" w16du:dateUtc="2026-09-16T08:54:00Z"/>
              <w:rFonts w:ascii="Times New Roman" w:hAnsi="Times New Roman" w:cs="Times New Roman"/>
            </w:rPr>
          </w:rPrChange>
        </w:rPr>
      </w:pPr>
    </w:p>
    <w:p w14:paraId="412418B8" w14:textId="77777777" w:rsidR="009C6A9A" w:rsidRPr="007A3734" w:rsidRDefault="009C6A9A" w:rsidP="001B3AAA">
      <w:pPr>
        <w:jc w:val="both"/>
        <w:rPr>
          <w:ins w:id="875" w:author="Arun Rai" w:date="2026-09-16T14:39:00Z" w16du:dateUtc="2026-09-16T08:54:00Z"/>
          <w:rFonts w:ascii="Times New Roman" w:hAnsi="Times New Roman" w:cs="Times New Roman"/>
          <w:color w:val="FFFFFF" w:themeColor="background1"/>
          <w:rPrChange w:id="876" w:author="Arun Rai" w:date="2026-09-23T23:05:00Z" w16du:dateUtc="2026-09-23T17:20:00Z">
            <w:rPr>
              <w:ins w:id="877" w:author="Arun Rai" w:date="2026-09-16T14:39:00Z" w16du:dateUtc="2026-09-16T08:54:00Z"/>
              <w:rFonts w:ascii="Times New Roman" w:hAnsi="Times New Roman" w:cs="Times New Roman"/>
            </w:rPr>
          </w:rPrChange>
        </w:rPr>
      </w:pPr>
    </w:p>
    <w:p w14:paraId="2BD62048" w14:textId="77777777" w:rsidR="009C6A9A" w:rsidRPr="007A3734" w:rsidRDefault="009C6A9A" w:rsidP="001B3AAA">
      <w:pPr>
        <w:jc w:val="both"/>
        <w:rPr>
          <w:ins w:id="878" w:author="Arun Rai" w:date="2026-09-16T14:39:00Z" w16du:dateUtc="2026-09-16T08:54:00Z"/>
          <w:rFonts w:ascii="Times New Roman" w:hAnsi="Times New Roman" w:cs="Times New Roman"/>
          <w:color w:val="FFFFFF" w:themeColor="background1"/>
          <w:rPrChange w:id="879" w:author="Arun Rai" w:date="2026-09-23T23:05:00Z" w16du:dateUtc="2026-09-23T17:20:00Z">
            <w:rPr>
              <w:ins w:id="880" w:author="Arun Rai" w:date="2026-09-16T14:39:00Z" w16du:dateUtc="2026-09-16T08:54:00Z"/>
              <w:rFonts w:ascii="Times New Roman" w:hAnsi="Times New Roman" w:cs="Times New Roman"/>
            </w:rPr>
          </w:rPrChange>
        </w:rPr>
      </w:pPr>
    </w:p>
    <w:p w14:paraId="54DA2965" w14:textId="77777777" w:rsidR="009C6A9A" w:rsidRPr="007A3734" w:rsidRDefault="009C6A9A" w:rsidP="001B3AAA">
      <w:pPr>
        <w:jc w:val="both"/>
        <w:rPr>
          <w:ins w:id="881" w:author="Arun Rai" w:date="2026-09-16T14:39:00Z" w16du:dateUtc="2026-09-16T08:54:00Z"/>
          <w:rFonts w:ascii="Times New Roman" w:hAnsi="Times New Roman" w:cs="Times New Roman"/>
          <w:color w:val="FFFFFF" w:themeColor="background1"/>
          <w:rPrChange w:id="882" w:author="Arun Rai" w:date="2026-09-23T23:05:00Z" w16du:dateUtc="2026-09-23T17:20:00Z">
            <w:rPr>
              <w:ins w:id="883" w:author="Arun Rai" w:date="2026-09-16T14:39:00Z" w16du:dateUtc="2026-09-16T08:54:00Z"/>
              <w:rFonts w:ascii="Times New Roman" w:hAnsi="Times New Roman" w:cs="Times New Roman"/>
            </w:rPr>
          </w:rPrChange>
        </w:rPr>
      </w:pPr>
    </w:p>
    <w:p w14:paraId="645F57C3" w14:textId="77777777" w:rsidR="009C6A9A" w:rsidRPr="007A3734" w:rsidRDefault="009C6A9A" w:rsidP="001B3AAA">
      <w:pPr>
        <w:jc w:val="both"/>
        <w:rPr>
          <w:ins w:id="884" w:author="Arun Rai" w:date="2026-09-16T14:39:00Z" w16du:dateUtc="2026-09-16T08:54:00Z"/>
          <w:rFonts w:ascii="Times New Roman" w:hAnsi="Times New Roman" w:cs="Times New Roman"/>
          <w:color w:val="FFFFFF" w:themeColor="background1"/>
          <w:rPrChange w:id="885" w:author="Arun Rai" w:date="2026-09-23T23:05:00Z" w16du:dateUtc="2026-09-23T17:20:00Z">
            <w:rPr>
              <w:ins w:id="886" w:author="Arun Rai" w:date="2026-09-16T14:39:00Z" w16du:dateUtc="2026-09-16T08:54:00Z"/>
              <w:rFonts w:ascii="Times New Roman" w:hAnsi="Times New Roman" w:cs="Times New Roman"/>
            </w:rPr>
          </w:rPrChange>
        </w:rPr>
      </w:pPr>
    </w:p>
    <w:p w14:paraId="57C0C960" w14:textId="77777777" w:rsidR="009C6A9A" w:rsidRPr="007A3734" w:rsidRDefault="009C6A9A" w:rsidP="001B3AAA">
      <w:pPr>
        <w:jc w:val="both"/>
        <w:rPr>
          <w:ins w:id="887" w:author="Arun Rai" w:date="2026-09-16T14:39:00Z" w16du:dateUtc="2026-09-16T08:54:00Z"/>
          <w:rFonts w:ascii="Times New Roman" w:hAnsi="Times New Roman" w:cs="Times New Roman"/>
          <w:color w:val="FFFFFF" w:themeColor="background1"/>
          <w:rPrChange w:id="888" w:author="Arun Rai" w:date="2026-09-23T23:05:00Z" w16du:dateUtc="2026-09-23T17:20:00Z">
            <w:rPr>
              <w:ins w:id="889" w:author="Arun Rai" w:date="2026-09-16T14:39:00Z" w16du:dateUtc="2026-09-16T08:54:00Z"/>
              <w:rFonts w:ascii="Times New Roman" w:hAnsi="Times New Roman" w:cs="Times New Roman"/>
            </w:rPr>
          </w:rPrChange>
        </w:rPr>
      </w:pPr>
    </w:p>
    <w:p w14:paraId="32DFC253" w14:textId="77777777" w:rsidR="009C6A9A" w:rsidRPr="007A3734" w:rsidRDefault="009C6A9A" w:rsidP="001B3AAA">
      <w:pPr>
        <w:jc w:val="both"/>
        <w:rPr>
          <w:ins w:id="890" w:author="Arun Rai" w:date="2026-09-16T14:39:00Z" w16du:dateUtc="2026-09-16T08:54:00Z"/>
          <w:rFonts w:ascii="Times New Roman" w:hAnsi="Times New Roman" w:cs="Times New Roman"/>
          <w:color w:val="FFFFFF" w:themeColor="background1"/>
          <w:rPrChange w:id="891" w:author="Arun Rai" w:date="2026-09-23T23:05:00Z" w16du:dateUtc="2026-09-23T17:20:00Z">
            <w:rPr>
              <w:ins w:id="892" w:author="Arun Rai" w:date="2026-09-16T14:39:00Z" w16du:dateUtc="2026-09-16T08:54:00Z"/>
              <w:rFonts w:ascii="Times New Roman" w:hAnsi="Times New Roman" w:cs="Times New Roman"/>
            </w:rPr>
          </w:rPrChange>
        </w:rPr>
      </w:pPr>
    </w:p>
    <w:p w14:paraId="1278A31C" w14:textId="77777777" w:rsidR="009C6A9A" w:rsidRPr="007A3734" w:rsidRDefault="009C6A9A" w:rsidP="001B3AAA">
      <w:pPr>
        <w:jc w:val="both"/>
        <w:rPr>
          <w:ins w:id="893" w:author="Arun Rai" w:date="2026-09-16T14:39:00Z" w16du:dateUtc="2026-09-16T08:54:00Z"/>
          <w:rFonts w:ascii="Times New Roman" w:hAnsi="Times New Roman" w:cs="Times New Roman"/>
          <w:color w:val="FFFFFF" w:themeColor="background1"/>
          <w:rPrChange w:id="894" w:author="Arun Rai" w:date="2026-09-23T23:05:00Z" w16du:dateUtc="2026-09-23T17:20:00Z">
            <w:rPr>
              <w:ins w:id="895" w:author="Arun Rai" w:date="2026-09-16T14:39:00Z" w16du:dateUtc="2026-09-16T08:54:00Z"/>
              <w:rFonts w:ascii="Times New Roman" w:hAnsi="Times New Roman" w:cs="Times New Roman"/>
            </w:rPr>
          </w:rPrChange>
        </w:rPr>
      </w:pPr>
    </w:p>
    <w:p w14:paraId="20615D76" w14:textId="77777777" w:rsidR="009C6A9A" w:rsidRPr="007A3734" w:rsidRDefault="009C6A9A" w:rsidP="001B3AAA">
      <w:pPr>
        <w:jc w:val="both"/>
        <w:rPr>
          <w:ins w:id="896" w:author="Arun Rai" w:date="2026-09-16T14:39:00Z" w16du:dateUtc="2026-09-16T08:54:00Z"/>
          <w:rFonts w:ascii="Times New Roman" w:hAnsi="Times New Roman" w:cs="Times New Roman"/>
          <w:color w:val="FFFFFF" w:themeColor="background1"/>
          <w:rPrChange w:id="897" w:author="Arun Rai" w:date="2026-09-23T23:05:00Z" w16du:dateUtc="2026-09-23T17:20:00Z">
            <w:rPr>
              <w:ins w:id="898" w:author="Arun Rai" w:date="2026-09-16T14:39:00Z" w16du:dateUtc="2026-09-16T08:54:00Z"/>
              <w:rFonts w:ascii="Times New Roman" w:hAnsi="Times New Roman" w:cs="Times New Roman"/>
            </w:rPr>
          </w:rPrChange>
        </w:rPr>
      </w:pPr>
    </w:p>
    <w:p w14:paraId="2C00BBA8" w14:textId="77777777" w:rsidR="009C6A9A" w:rsidRPr="007A3734" w:rsidRDefault="009C6A9A" w:rsidP="001B3AAA">
      <w:pPr>
        <w:jc w:val="both"/>
        <w:rPr>
          <w:ins w:id="899" w:author="Arun Rai" w:date="2026-09-16T14:39:00Z" w16du:dateUtc="2026-09-16T08:54:00Z"/>
          <w:rFonts w:ascii="Times New Roman" w:hAnsi="Times New Roman" w:cs="Times New Roman"/>
          <w:color w:val="FFFFFF" w:themeColor="background1"/>
          <w:rPrChange w:id="900" w:author="Arun Rai" w:date="2026-09-23T23:05:00Z" w16du:dateUtc="2026-09-23T17:20:00Z">
            <w:rPr>
              <w:ins w:id="901" w:author="Arun Rai" w:date="2026-09-16T14:39:00Z" w16du:dateUtc="2026-09-16T08:54:00Z"/>
              <w:rFonts w:ascii="Times New Roman" w:hAnsi="Times New Roman" w:cs="Times New Roman"/>
            </w:rPr>
          </w:rPrChange>
        </w:rPr>
      </w:pPr>
    </w:p>
    <w:p w14:paraId="344B6E50" w14:textId="77777777" w:rsidR="009C6A9A" w:rsidRPr="007A3734" w:rsidRDefault="009C6A9A" w:rsidP="001B3AAA">
      <w:pPr>
        <w:jc w:val="both"/>
        <w:rPr>
          <w:ins w:id="902" w:author="Arun Rai" w:date="2026-09-16T14:39:00Z" w16du:dateUtc="2026-09-16T08:54:00Z"/>
          <w:rFonts w:ascii="Times New Roman" w:hAnsi="Times New Roman" w:cs="Times New Roman"/>
          <w:color w:val="FFFFFF" w:themeColor="background1"/>
          <w:rPrChange w:id="903" w:author="Arun Rai" w:date="2026-09-23T23:05:00Z" w16du:dateUtc="2026-09-23T17:20:00Z">
            <w:rPr>
              <w:ins w:id="904" w:author="Arun Rai" w:date="2026-09-16T14:39:00Z" w16du:dateUtc="2026-09-16T08:54:00Z"/>
              <w:rFonts w:ascii="Times New Roman" w:hAnsi="Times New Roman" w:cs="Times New Roman"/>
            </w:rPr>
          </w:rPrChange>
        </w:rPr>
      </w:pPr>
    </w:p>
    <w:p w14:paraId="70D674B6" w14:textId="77777777" w:rsidR="009C6A9A" w:rsidRPr="007A3734" w:rsidRDefault="009C6A9A" w:rsidP="001B3AAA">
      <w:pPr>
        <w:jc w:val="both"/>
        <w:rPr>
          <w:ins w:id="905" w:author="Arun Rai" w:date="2026-09-16T14:39:00Z" w16du:dateUtc="2026-09-16T08:54:00Z"/>
          <w:rFonts w:ascii="Times New Roman" w:hAnsi="Times New Roman" w:cs="Times New Roman"/>
          <w:color w:val="FFFFFF" w:themeColor="background1"/>
          <w:rPrChange w:id="906" w:author="Arun Rai" w:date="2026-09-23T23:05:00Z" w16du:dateUtc="2026-09-23T17:20:00Z">
            <w:rPr>
              <w:ins w:id="907" w:author="Arun Rai" w:date="2026-09-16T14:39:00Z" w16du:dateUtc="2026-09-16T08:54:00Z"/>
              <w:rFonts w:ascii="Times New Roman" w:hAnsi="Times New Roman" w:cs="Times New Roman"/>
            </w:rPr>
          </w:rPrChange>
        </w:rPr>
      </w:pPr>
    </w:p>
    <w:p w14:paraId="6BFE13B4" w14:textId="77777777" w:rsidR="009C6A9A" w:rsidRPr="007A3734" w:rsidRDefault="009C6A9A" w:rsidP="001B3AAA">
      <w:pPr>
        <w:jc w:val="both"/>
        <w:rPr>
          <w:ins w:id="908" w:author="Arun Rai" w:date="2026-09-16T14:39:00Z" w16du:dateUtc="2026-09-16T08:54:00Z"/>
          <w:rFonts w:ascii="Times New Roman" w:hAnsi="Times New Roman" w:cs="Times New Roman"/>
          <w:color w:val="FFFFFF" w:themeColor="background1"/>
          <w:rPrChange w:id="909" w:author="Arun Rai" w:date="2026-09-23T23:05:00Z" w16du:dateUtc="2026-09-23T17:20:00Z">
            <w:rPr>
              <w:ins w:id="910" w:author="Arun Rai" w:date="2026-09-16T14:39:00Z" w16du:dateUtc="2026-09-16T08:54:00Z"/>
              <w:rFonts w:ascii="Times New Roman" w:hAnsi="Times New Roman" w:cs="Times New Roman"/>
            </w:rPr>
          </w:rPrChange>
        </w:rPr>
      </w:pPr>
    </w:p>
    <w:p w14:paraId="732E7872" w14:textId="77777777" w:rsidR="009C6A9A" w:rsidRPr="007A3734" w:rsidRDefault="009C6A9A" w:rsidP="001B3AAA">
      <w:pPr>
        <w:jc w:val="both"/>
        <w:rPr>
          <w:ins w:id="911" w:author="Arun Rai" w:date="2026-09-16T14:39:00Z" w16du:dateUtc="2026-09-16T08:54:00Z"/>
          <w:rFonts w:ascii="Times New Roman" w:hAnsi="Times New Roman" w:cs="Times New Roman"/>
          <w:color w:val="FFFFFF" w:themeColor="background1"/>
          <w:rPrChange w:id="912" w:author="Arun Rai" w:date="2026-09-23T23:05:00Z" w16du:dateUtc="2026-09-23T17:20:00Z">
            <w:rPr>
              <w:ins w:id="913" w:author="Arun Rai" w:date="2026-09-16T14:39:00Z" w16du:dateUtc="2026-09-16T08:54:00Z"/>
              <w:rFonts w:ascii="Times New Roman" w:hAnsi="Times New Roman" w:cs="Times New Roman"/>
            </w:rPr>
          </w:rPrChange>
        </w:rPr>
      </w:pPr>
    </w:p>
    <w:p w14:paraId="30C6096C" w14:textId="77777777" w:rsidR="009C6A9A" w:rsidRPr="007A3734" w:rsidRDefault="009C6A9A" w:rsidP="001B3AAA">
      <w:pPr>
        <w:jc w:val="both"/>
        <w:rPr>
          <w:ins w:id="914" w:author="Arun Rai" w:date="2026-09-16T14:39:00Z" w16du:dateUtc="2026-09-16T08:54:00Z"/>
          <w:rFonts w:ascii="Times New Roman" w:hAnsi="Times New Roman" w:cs="Times New Roman"/>
          <w:color w:val="FFFFFF" w:themeColor="background1"/>
          <w:rPrChange w:id="915" w:author="Arun Rai" w:date="2026-09-23T23:05:00Z" w16du:dateUtc="2026-09-23T17:20:00Z">
            <w:rPr>
              <w:ins w:id="916" w:author="Arun Rai" w:date="2026-09-16T14:39:00Z" w16du:dateUtc="2026-09-16T08:54:00Z"/>
              <w:rFonts w:ascii="Times New Roman" w:hAnsi="Times New Roman" w:cs="Times New Roman"/>
            </w:rPr>
          </w:rPrChange>
        </w:rPr>
      </w:pPr>
    </w:p>
    <w:p w14:paraId="7900387F" w14:textId="77777777" w:rsidR="009C6A9A" w:rsidRPr="007A3734" w:rsidRDefault="009C6A9A" w:rsidP="001B3AAA">
      <w:pPr>
        <w:jc w:val="both"/>
        <w:rPr>
          <w:ins w:id="917" w:author="Arun Rai" w:date="2026-09-16T14:39:00Z" w16du:dateUtc="2026-09-16T08:54:00Z"/>
          <w:rFonts w:ascii="Times New Roman" w:hAnsi="Times New Roman" w:cs="Times New Roman"/>
          <w:color w:val="FFFFFF" w:themeColor="background1"/>
          <w:rPrChange w:id="918" w:author="Arun Rai" w:date="2026-09-23T23:05:00Z" w16du:dateUtc="2026-09-23T17:20:00Z">
            <w:rPr>
              <w:ins w:id="919" w:author="Arun Rai" w:date="2026-09-16T14:39:00Z" w16du:dateUtc="2026-09-16T08:54:00Z"/>
              <w:rFonts w:ascii="Times New Roman" w:hAnsi="Times New Roman" w:cs="Times New Roman"/>
            </w:rPr>
          </w:rPrChange>
        </w:rPr>
      </w:pPr>
    </w:p>
    <w:p w14:paraId="28A4A476" w14:textId="77777777" w:rsidR="009C6A9A" w:rsidRPr="007A3734" w:rsidRDefault="009C6A9A" w:rsidP="001B3AAA">
      <w:pPr>
        <w:jc w:val="both"/>
        <w:rPr>
          <w:ins w:id="920" w:author="Arun Rai" w:date="2026-09-16T14:39:00Z" w16du:dateUtc="2026-09-16T08:54:00Z"/>
          <w:rFonts w:ascii="Times New Roman" w:hAnsi="Times New Roman" w:cs="Times New Roman"/>
          <w:color w:val="FFFFFF" w:themeColor="background1"/>
          <w:rPrChange w:id="921" w:author="Arun Rai" w:date="2026-09-23T23:05:00Z" w16du:dateUtc="2026-09-23T17:20:00Z">
            <w:rPr>
              <w:ins w:id="922" w:author="Arun Rai" w:date="2026-09-16T14:39:00Z" w16du:dateUtc="2026-09-16T08:54:00Z"/>
              <w:rFonts w:ascii="Times New Roman" w:hAnsi="Times New Roman" w:cs="Times New Roman"/>
            </w:rPr>
          </w:rPrChange>
        </w:rPr>
      </w:pPr>
    </w:p>
    <w:p w14:paraId="4D91D6E7" w14:textId="77777777" w:rsidR="009C6A9A" w:rsidRPr="007A3734" w:rsidRDefault="009C6A9A" w:rsidP="001B3AAA">
      <w:pPr>
        <w:jc w:val="both"/>
        <w:rPr>
          <w:ins w:id="923" w:author="Arun Rai" w:date="2026-09-16T14:39:00Z" w16du:dateUtc="2026-09-16T08:54:00Z"/>
          <w:rFonts w:ascii="Times New Roman" w:hAnsi="Times New Roman" w:cs="Times New Roman"/>
          <w:color w:val="FFFFFF" w:themeColor="background1"/>
          <w:rPrChange w:id="924" w:author="Arun Rai" w:date="2026-09-23T23:05:00Z" w16du:dateUtc="2026-09-23T17:20:00Z">
            <w:rPr>
              <w:ins w:id="925" w:author="Arun Rai" w:date="2026-09-16T14:39:00Z" w16du:dateUtc="2026-09-16T08:54:00Z"/>
              <w:rFonts w:ascii="Times New Roman" w:hAnsi="Times New Roman" w:cs="Times New Roman"/>
            </w:rPr>
          </w:rPrChange>
        </w:rPr>
      </w:pPr>
    </w:p>
    <w:p w14:paraId="446E7B31" w14:textId="77777777" w:rsidR="009C6A9A" w:rsidRPr="007A3734" w:rsidRDefault="009C6A9A" w:rsidP="001B3AAA">
      <w:pPr>
        <w:jc w:val="both"/>
        <w:rPr>
          <w:ins w:id="926" w:author="Arun Rai" w:date="2026-09-16T14:39:00Z" w16du:dateUtc="2026-09-16T08:54:00Z"/>
          <w:rFonts w:ascii="Times New Roman" w:hAnsi="Times New Roman" w:cs="Times New Roman"/>
          <w:color w:val="FFFFFF" w:themeColor="background1"/>
          <w:rPrChange w:id="927" w:author="Arun Rai" w:date="2026-09-23T23:05:00Z" w16du:dateUtc="2026-09-23T17:20:00Z">
            <w:rPr>
              <w:ins w:id="928" w:author="Arun Rai" w:date="2026-09-16T14:39:00Z" w16du:dateUtc="2026-09-16T08:54:00Z"/>
              <w:rFonts w:ascii="Times New Roman" w:hAnsi="Times New Roman" w:cs="Times New Roman"/>
            </w:rPr>
          </w:rPrChange>
        </w:rPr>
      </w:pPr>
    </w:p>
    <w:p w14:paraId="7FB0D7DF" w14:textId="77777777" w:rsidR="009C6A9A" w:rsidRPr="007A3734" w:rsidRDefault="009C6A9A" w:rsidP="001B3AAA">
      <w:pPr>
        <w:jc w:val="both"/>
        <w:rPr>
          <w:ins w:id="929" w:author="Arun Rai" w:date="2026-09-16T14:39:00Z" w16du:dateUtc="2026-09-16T08:54:00Z"/>
          <w:rFonts w:ascii="Times New Roman" w:hAnsi="Times New Roman" w:cs="Times New Roman"/>
          <w:color w:val="FFFFFF" w:themeColor="background1"/>
          <w:rPrChange w:id="930" w:author="Arun Rai" w:date="2026-09-23T23:05:00Z" w16du:dateUtc="2026-09-23T17:20:00Z">
            <w:rPr>
              <w:ins w:id="931" w:author="Arun Rai" w:date="2026-09-16T14:39:00Z" w16du:dateUtc="2026-09-16T08:54:00Z"/>
              <w:rFonts w:ascii="Times New Roman" w:hAnsi="Times New Roman" w:cs="Times New Roman"/>
            </w:rPr>
          </w:rPrChange>
        </w:rPr>
      </w:pPr>
    </w:p>
    <w:p w14:paraId="1548A1AF" w14:textId="77777777" w:rsidR="009C6A9A" w:rsidRPr="007A3734" w:rsidRDefault="009C6A9A" w:rsidP="001B3AAA">
      <w:pPr>
        <w:jc w:val="both"/>
        <w:rPr>
          <w:ins w:id="932" w:author="Arun Rai" w:date="2026-09-16T14:39:00Z" w16du:dateUtc="2026-09-16T08:54:00Z"/>
          <w:rFonts w:ascii="Times New Roman" w:hAnsi="Times New Roman" w:cs="Times New Roman"/>
          <w:color w:val="FFFFFF" w:themeColor="background1"/>
          <w:rPrChange w:id="933" w:author="Arun Rai" w:date="2026-09-23T23:05:00Z" w16du:dateUtc="2026-09-23T17:20:00Z">
            <w:rPr>
              <w:ins w:id="934" w:author="Arun Rai" w:date="2026-09-16T14:39:00Z" w16du:dateUtc="2026-09-16T08:54:00Z"/>
              <w:rFonts w:ascii="Times New Roman" w:hAnsi="Times New Roman" w:cs="Times New Roman"/>
            </w:rPr>
          </w:rPrChange>
        </w:rPr>
      </w:pPr>
    </w:p>
    <w:p w14:paraId="33752432" w14:textId="77777777" w:rsidR="009C6A9A" w:rsidRPr="007A3734" w:rsidRDefault="009C6A9A" w:rsidP="001B3AAA">
      <w:pPr>
        <w:jc w:val="both"/>
        <w:rPr>
          <w:ins w:id="935" w:author="Arun Rai" w:date="2026-09-16T14:39:00Z" w16du:dateUtc="2026-09-16T08:54:00Z"/>
          <w:rFonts w:ascii="Times New Roman" w:hAnsi="Times New Roman" w:cs="Times New Roman"/>
          <w:color w:val="FFFFFF" w:themeColor="background1"/>
          <w:rPrChange w:id="936" w:author="Arun Rai" w:date="2026-09-23T23:05:00Z" w16du:dateUtc="2026-09-23T17:20:00Z">
            <w:rPr>
              <w:ins w:id="937" w:author="Arun Rai" w:date="2026-09-16T14:39:00Z" w16du:dateUtc="2026-09-16T08:54:00Z"/>
              <w:rFonts w:ascii="Times New Roman" w:hAnsi="Times New Roman" w:cs="Times New Roman"/>
            </w:rPr>
          </w:rPrChange>
        </w:rPr>
      </w:pPr>
    </w:p>
    <w:p w14:paraId="35FCC94D" w14:textId="77777777" w:rsidR="009C6A9A" w:rsidRPr="007A3734" w:rsidRDefault="009C6A9A" w:rsidP="001B3AAA">
      <w:pPr>
        <w:jc w:val="both"/>
        <w:rPr>
          <w:ins w:id="938" w:author="Arun Rai" w:date="2026-09-16T14:39:00Z" w16du:dateUtc="2026-09-16T08:54:00Z"/>
          <w:rFonts w:ascii="Times New Roman" w:hAnsi="Times New Roman" w:cs="Times New Roman"/>
          <w:color w:val="FFFFFF" w:themeColor="background1"/>
          <w:rPrChange w:id="939" w:author="Arun Rai" w:date="2026-09-23T23:05:00Z" w16du:dateUtc="2026-09-23T17:20:00Z">
            <w:rPr>
              <w:ins w:id="940" w:author="Arun Rai" w:date="2026-09-16T14:39:00Z" w16du:dateUtc="2026-09-16T08:54:00Z"/>
              <w:rFonts w:ascii="Times New Roman" w:hAnsi="Times New Roman" w:cs="Times New Roman"/>
            </w:rPr>
          </w:rPrChange>
        </w:rPr>
      </w:pPr>
    </w:p>
    <w:p w14:paraId="0D032074" w14:textId="77777777" w:rsidR="009C6A9A" w:rsidRPr="007A3734" w:rsidRDefault="009C6A9A" w:rsidP="001B3AAA">
      <w:pPr>
        <w:jc w:val="both"/>
        <w:rPr>
          <w:ins w:id="941" w:author="Arun Rai" w:date="2026-09-16T14:39:00Z" w16du:dateUtc="2026-09-16T08:54:00Z"/>
          <w:rFonts w:ascii="Times New Roman" w:hAnsi="Times New Roman" w:cs="Times New Roman"/>
          <w:color w:val="FFFFFF" w:themeColor="background1"/>
          <w:rPrChange w:id="942" w:author="Arun Rai" w:date="2026-09-23T23:05:00Z" w16du:dateUtc="2026-09-23T17:20:00Z">
            <w:rPr>
              <w:ins w:id="943" w:author="Arun Rai" w:date="2026-09-16T14:39:00Z" w16du:dateUtc="2026-09-16T08:54:00Z"/>
              <w:rFonts w:ascii="Times New Roman" w:hAnsi="Times New Roman" w:cs="Times New Roman"/>
            </w:rPr>
          </w:rPrChange>
        </w:rPr>
      </w:pPr>
    </w:p>
    <w:p w14:paraId="52585F2A" w14:textId="77777777" w:rsidR="009C6A9A" w:rsidRPr="007A3734" w:rsidRDefault="009C6A9A" w:rsidP="001B3AAA">
      <w:pPr>
        <w:jc w:val="both"/>
        <w:rPr>
          <w:ins w:id="944" w:author="Arun Rai" w:date="2026-09-16T14:39:00Z" w16du:dateUtc="2026-09-16T08:54:00Z"/>
          <w:rFonts w:ascii="Times New Roman" w:hAnsi="Times New Roman" w:cs="Times New Roman"/>
          <w:color w:val="FFFFFF" w:themeColor="background1"/>
          <w:rPrChange w:id="945" w:author="Arun Rai" w:date="2026-09-23T23:05:00Z" w16du:dateUtc="2026-09-23T17:20:00Z">
            <w:rPr>
              <w:ins w:id="946" w:author="Arun Rai" w:date="2026-09-16T14:39:00Z" w16du:dateUtc="2026-09-16T08:54:00Z"/>
              <w:rFonts w:ascii="Times New Roman" w:hAnsi="Times New Roman" w:cs="Times New Roman"/>
            </w:rPr>
          </w:rPrChange>
        </w:rPr>
      </w:pPr>
    </w:p>
    <w:p w14:paraId="1064691C" w14:textId="77777777" w:rsidR="009C6A9A" w:rsidRPr="007A3734" w:rsidRDefault="009C6A9A" w:rsidP="001B3AAA">
      <w:pPr>
        <w:jc w:val="both"/>
        <w:rPr>
          <w:ins w:id="947" w:author="Arun Rai" w:date="2026-09-16T14:39:00Z" w16du:dateUtc="2026-09-16T08:54:00Z"/>
          <w:rFonts w:ascii="Times New Roman" w:hAnsi="Times New Roman" w:cs="Times New Roman"/>
          <w:color w:val="FFFFFF" w:themeColor="background1"/>
          <w:rPrChange w:id="948" w:author="Arun Rai" w:date="2026-09-23T23:05:00Z" w16du:dateUtc="2026-09-23T17:20:00Z">
            <w:rPr>
              <w:ins w:id="949" w:author="Arun Rai" w:date="2026-09-16T14:39:00Z" w16du:dateUtc="2026-09-16T08:54:00Z"/>
              <w:rFonts w:ascii="Times New Roman" w:hAnsi="Times New Roman" w:cs="Times New Roman"/>
            </w:rPr>
          </w:rPrChange>
        </w:rPr>
      </w:pPr>
    </w:p>
    <w:p w14:paraId="4993F49F" w14:textId="77777777" w:rsidR="009C6A9A" w:rsidRPr="007A3734" w:rsidRDefault="009C6A9A" w:rsidP="001B3AAA">
      <w:pPr>
        <w:jc w:val="both"/>
        <w:rPr>
          <w:ins w:id="950" w:author="Arun Rai" w:date="2026-09-16T14:39:00Z" w16du:dateUtc="2026-09-16T08:54:00Z"/>
          <w:rFonts w:ascii="Times New Roman" w:hAnsi="Times New Roman" w:cs="Times New Roman"/>
          <w:color w:val="FFFFFF" w:themeColor="background1"/>
          <w:rPrChange w:id="951" w:author="Arun Rai" w:date="2026-09-23T23:05:00Z" w16du:dateUtc="2026-09-23T17:20:00Z">
            <w:rPr>
              <w:ins w:id="952" w:author="Arun Rai" w:date="2026-09-16T14:39:00Z" w16du:dateUtc="2026-09-16T08:54:00Z"/>
              <w:rFonts w:ascii="Times New Roman" w:hAnsi="Times New Roman" w:cs="Times New Roman"/>
            </w:rPr>
          </w:rPrChange>
        </w:rPr>
      </w:pPr>
    </w:p>
    <w:p w14:paraId="787B6FB2" w14:textId="77777777" w:rsidR="009C6A9A" w:rsidRPr="007A3734" w:rsidRDefault="009C6A9A" w:rsidP="001B3AAA">
      <w:pPr>
        <w:jc w:val="both"/>
        <w:rPr>
          <w:ins w:id="953" w:author="Arun Rai" w:date="2026-09-16T14:39:00Z" w16du:dateUtc="2026-09-16T08:54:00Z"/>
          <w:rFonts w:ascii="Times New Roman" w:hAnsi="Times New Roman" w:cs="Times New Roman"/>
          <w:color w:val="FFFFFF" w:themeColor="background1"/>
          <w:rPrChange w:id="954" w:author="Arun Rai" w:date="2026-09-23T23:05:00Z" w16du:dateUtc="2026-09-23T17:20:00Z">
            <w:rPr>
              <w:ins w:id="955" w:author="Arun Rai" w:date="2026-09-16T14:39:00Z" w16du:dateUtc="2026-09-16T08:54:00Z"/>
              <w:rFonts w:ascii="Times New Roman" w:hAnsi="Times New Roman" w:cs="Times New Roman"/>
            </w:rPr>
          </w:rPrChange>
        </w:rPr>
      </w:pPr>
    </w:p>
    <w:p w14:paraId="66E5BA6E" w14:textId="77777777" w:rsidR="009C6A9A" w:rsidRPr="007A3734" w:rsidRDefault="009C6A9A" w:rsidP="001B3AAA">
      <w:pPr>
        <w:jc w:val="both"/>
        <w:rPr>
          <w:ins w:id="956" w:author="Arun Rai" w:date="2026-09-16T14:39:00Z" w16du:dateUtc="2026-09-16T08:54:00Z"/>
          <w:rFonts w:ascii="Times New Roman" w:hAnsi="Times New Roman" w:cs="Times New Roman"/>
          <w:color w:val="FFFFFF" w:themeColor="background1"/>
          <w:rPrChange w:id="957" w:author="Arun Rai" w:date="2026-09-23T23:05:00Z" w16du:dateUtc="2026-09-23T17:20:00Z">
            <w:rPr>
              <w:ins w:id="958" w:author="Arun Rai" w:date="2026-09-16T14:39:00Z" w16du:dateUtc="2026-09-16T08:54:00Z"/>
              <w:rFonts w:ascii="Times New Roman" w:hAnsi="Times New Roman" w:cs="Times New Roman"/>
            </w:rPr>
          </w:rPrChange>
        </w:rPr>
      </w:pPr>
    </w:p>
    <w:p w14:paraId="7A4D9334" w14:textId="77777777" w:rsidR="009C6A9A" w:rsidRPr="007A3734" w:rsidRDefault="009C6A9A" w:rsidP="001B3AAA">
      <w:pPr>
        <w:jc w:val="both"/>
        <w:rPr>
          <w:ins w:id="959" w:author="Arun Rai" w:date="2026-09-16T14:39:00Z" w16du:dateUtc="2026-09-16T08:54:00Z"/>
          <w:rFonts w:ascii="Times New Roman" w:hAnsi="Times New Roman" w:cs="Times New Roman"/>
          <w:color w:val="FFFFFF" w:themeColor="background1"/>
          <w:rPrChange w:id="960" w:author="Arun Rai" w:date="2026-09-23T23:05:00Z" w16du:dateUtc="2026-09-23T17:20:00Z">
            <w:rPr>
              <w:ins w:id="961" w:author="Arun Rai" w:date="2026-09-16T14:39:00Z" w16du:dateUtc="2026-09-16T08:54:00Z"/>
              <w:rFonts w:ascii="Times New Roman" w:hAnsi="Times New Roman" w:cs="Times New Roman"/>
            </w:rPr>
          </w:rPrChange>
        </w:rPr>
      </w:pPr>
    </w:p>
    <w:p w14:paraId="7D9A9DA4" w14:textId="77777777" w:rsidR="009C6A9A" w:rsidRPr="007A3734" w:rsidRDefault="009C6A9A" w:rsidP="001B3AAA">
      <w:pPr>
        <w:jc w:val="both"/>
        <w:rPr>
          <w:ins w:id="962" w:author="Arun Rai" w:date="2026-09-16T14:39:00Z" w16du:dateUtc="2026-09-16T08:54:00Z"/>
          <w:rFonts w:ascii="Times New Roman" w:hAnsi="Times New Roman" w:cs="Times New Roman"/>
          <w:color w:val="FFFFFF" w:themeColor="background1"/>
          <w:rPrChange w:id="963" w:author="Arun Rai" w:date="2026-09-23T23:05:00Z" w16du:dateUtc="2026-09-23T17:20:00Z">
            <w:rPr>
              <w:ins w:id="964" w:author="Arun Rai" w:date="2026-09-16T14:39:00Z" w16du:dateUtc="2026-09-16T08:54:00Z"/>
              <w:rFonts w:ascii="Times New Roman" w:hAnsi="Times New Roman" w:cs="Times New Roman"/>
            </w:rPr>
          </w:rPrChange>
        </w:rPr>
      </w:pPr>
    </w:p>
    <w:p w14:paraId="746A0589" w14:textId="77777777" w:rsidR="009C6A9A" w:rsidRPr="007A3734" w:rsidRDefault="009C6A9A" w:rsidP="001B3AAA">
      <w:pPr>
        <w:jc w:val="both"/>
        <w:rPr>
          <w:ins w:id="965" w:author="Arun Rai" w:date="2026-09-16T14:39:00Z" w16du:dateUtc="2026-09-16T08:54:00Z"/>
          <w:rFonts w:ascii="Times New Roman" w:hAnsi="Times New Roman" w:cs="Times New Roman"/>
          <w:color w:val="FFFFFF" w:themeColor="background1"/>
          <w:rPrChange w:id="966" w:author="Arun Rai" w:date="2026-09-23T23:05:00Z" w16du:dateUtc="2026-09-23T17:20:00Z">
            <w:rPr>
              <w:ins w:id="967" w:author="Arun Rai" w:date="2026-09-16T14:39:00Z" w16du:dateUtc="2026-09-16T08:54:00Z"/>
              <w:rFonts w:ascii="Times New Roman" w:hAnsi="Times New Roman" w:cs="Times New Roman"/>
            </w:rPr>
          </w:rPrChange>
        </w:rPr>
      </w:pPr>
    </w:p>
    <w:p w14:paraId="54346A00" w14:textId="77777777" w:rsidR="009C6A9A" w:rsidRPr="007A3734" w:rsidRDefault="009C6A9A" w:rsidP="001B3AAA">
      <w:pPr>
        <w:jc w:val="both"/>
        <w:rPr>
          <w:ins w:id="968" w:author="Arun Rai" w:date="2026-09-16T14:39:00Z" w16du:dateUtc="2026-09-16T08:54:00Z"/>
          <w:rFonts w:ascii="Times New Roman" w:hAnsi="Times New Roman" w:cs="Times New Roman"/>
          <w:color w:val="FFFFFF" w:themeColor="background1"/>
          <w:rPrChange w:id="969" w:author="Arun Rai" w:date="2026-09-23T23:05:00Z" w16du:dateUtc="2026-09-23T17:20:00Z">
            <w:rPr>
              <w:ins w:id="970" w:author="Arun Rai" w:date="2026-09-16T14:39:00Z" w16du:dateUtc="2026-09-16T08:54:00Z"/>
              <w:rFonts w:ascii="Times New Roman" w:hAnsi="Times New Roman" w:cs="Times New Roman"/>
            </w:rPr>
          </w:rPrChange>
        </w:rPr>
      </w:pPr>
    </w:p>
    <w:p w14:paraId="3C68B96D" w14:textId="77777777" w:rsidR="009C6A9A" w:rsidRPr="007A3734" w:rsidRDefault="009C6A9A" w:rsidP="001B3AAA">
      <w:pPr>
        <w:jc w:val="both"/>
        <w:rPr>
          <w:ins w:id="971" w:author="Arun Rai" w:date="2026-09-16T14:39:00Z" w16du:dateUtc="2026-09-16T08:54:00Z"/>
          <w:rFonts w:ascii="Times New Roman" w:hAnsi="Times New Roman" w:cs="Times New Roman"/>
          <w:color w:val="FFFFFF" w:themeColor="background1"/>
          <w:rPrChange w:id="972" w:author="Arun Rai" w:date="2026-09-23T23:05:00Z" w16du:dateUtc="2026-09-23T17:20:00Z">
            <w:rPr>
              <w:ins w:id="973" w:author="Arun Rai" w:date="2026-09-16T14:39:00Z" w16du:dateUtc="2026-09-16T08:54:00Z"/>
              <w:rFonts w:ascii="Times New Roman" w:hAnsi="Times New Roman" w:cs="Times New Roman"/>
            </w:rPr>
          </w:rPrChange>
        </w:rPr>
      </w:pPr>
    </w:p>
    <w:p w14:paraId="0CC84DA9" w14:textId="77777777" w:rsidR="009C6A9A" w:rsidRPr="007A3734" w:rsidRDefault="009C6A9A" w:rsidP="001B3AAA">
      <w:pPr>
        <w:jc w:val="both"/>
        <w:rPr>
          <w:ins w:id="974" w:author="Arun Rai" w:date="2026-09-16T14:39:00Z" w16du:dateUtc="2026-09-16T08:54:00Z"/>
          <w:rFonts w:ascii="Times New Roman" w:hAnsi="Times New Roman" w:cs="Times New Roman"/>
          <w:color w:val="FFFFFF" w:themeColor="background1"/>
          <w:rPrChange w:id="975" w:author="Arun Rai" w:date="2026-09-23T23:05:00Z" w16du:dateUtc="2026-09-23T17:20:00Z">
            <w:rPr>
              <w:ins w:id="976" w:author="Arun Rai" w:date="2026-09-16T14:39:00Z" w16du:dateUtc="2026-09-16T08:54:00Z"/>
              <w:rFonts w:ascii="Times New Roman" w:hAnsi="Times New Roman" w:cs="Times New Roman"/>
            </w:rPr>
          </w:rPrChange>
        </w:rPr>
      </w:pPr>
    </w:p>
    <w:p w14:paraId="79E8E0B7" w14:textId="77777777" w:rsidR="009C6A9A" w:rsidRPr="007A3734" w:rsidRDefault="009C6A9A" w:rsidP="001B3AAA">
      <w:pPr>
        <w:jc w:val="both"/>
        <w:rPr>
          <w:ins w:id="977" w:author="Arun Rai" w:date="2026-09-16T14:39:00Z" w16du:dateUtc="2026-09-16T08:54:00Z"/>
          <w:rFonts w:ascii="Times New Roman" w:hAnsi="Times New Roman" w:cs="Times New Roman"/>
          <w:color w:val="FFFFFF" w:themeColor="background1"/>
          <w:rPrChange w:id="978" w:author="Arun Rai" w:date="2026-09-23T23:05:00Z" w16du:dateUtc="2026-09-23T17:20:00Z">
            <w:rPr>
              <w:ins w:id="979" w:author="Arun Rai" w:date="2026-09-16T14:39:00Z" w16du:dateUtc="2026-09-16T08:54:00Z"/>
              <w:rFonts w:ascii="Times New Roman" w:hAnsi="Times New Roman" w:cs="Times New Roman"/>
            </w:rPr>
          </w:rPrChange>
        </w:rPr>
      </w:pPr>
    </w:p>
    <w:p w14:paraId="3D3BB126" w14:textId="77777777" w:rsidR="009C6A9A" w:rsidRPr="007A3734" w:rsidRDefault="009C6A9A" w:rsidP="001B3AAA">
      <w:pPr>
        <w:jc w:val="both"/>
        <w:rPr>
          <w:ins w:id="980" w:author="Arun Rai" w:date="2026-09-16T14:39:00Z" w16du:dateUtc="2026-09-16T08:54:00Z"/>
          <w:rFonts w:ascii="Times New Roman" w:hAnsi="Times New Roman" w:cs="Times New Roman"/>
          <w:color w:val="FFFFFF" w:themeColor="background1"/>
          <w:rPrChange w:id="981" w:author="Arun Rai" w:date="2026-09-23T23:05:00Z" w16du:dateUtc="2026-09-23T17:20:00Z">
            <w:rPr>
              <w:ins w:id="982" w:author="Arun Rai" w:date="2026-09-16T14:39:00Z" w16du:dateUtc="2026-09-16T08:54:00Z"/>
              <w:rFonts w:ascii="Times New Roman" w:hAnsi="Times New Roman" w:cs="Times New Roman"/>
            </w:rPr>
          </w:rPrChange>
        </w:rPr>
      </w:pPr>
    </w:p>
    <w:p w14:paraId="67FD6D5E" w14:textId="77777777" w:rsidR="009C6A9A" w:rsidRPr="007A3734" w:rsidRDefault="009C6A9A" w:rsidP="001B3AAA">
      <w:pPr>
        <w:jc w:val="both"/>
        <w:rPr>
          <w:ins w:id="983" w:author="Arun Rai" w:date="2026-09-16T14:39:00Z" w16du:dateUtc="2026-09-16T08:54:00Z"/>
          <w:rFonts w:ascii="Times New Roman" w:hAnsi="Times New Roman" w:cs="Times New Roman"/>
          <w:color w:val="FFFFFF" w:themeColor="background1"/>
          <w:rPrChange w:id="984" w:author="Arun Rai" w:date="2026-09-23T23:05:00Z" w16du:dateUtc="2026-09-23T17:20:00Z">
            <w:rPr>
              <w:ins w:id="985" w:author="Arun Rai" w:date="2026-09-16T14:39:00Z" w16du:dateUtc="2026-09-16T08:54:00Z"/>
              <w:rFonts w:ascii="Times New Roman" w:hAnsi="Times New Roman" w:cs="Times New Roman"/>
            </w:rPr>
          </w:rPrChange>
        </w:rPr>
      </w:pPr>
    </w:p>
    <w:p w14:paraId="08DA41B4" w14:textId="77777777" w:rsidR="009C6A9A" w:rsidRPr="007A3734" w:rsidRDefault="009C6A9A" w:rsidP="001B3AAA">
      <w:pPr>
        <w:jc w:val="both"/>
        <w:rPr>
          <w:ins w:id="986" w:author="Arun Rai" w:date="2026-09-16T14:39:00Z" w16du:dateUtc="2026-09-16T08:54:00Z"/>
          <w:rFonts w:ascii="Times New Roman" w:hAnsi="Times New Roman" w:cs="Times New Roman"/>
          <w:color w:val="FFFFFF" w:themeColor="background1"/>
          <w:rPrChange w:id="987" w:author="Arun Rai" w:date="2026-09-23T23:05:00Z" w16du:dateUtc="2026-09-23T17:20:00Z">
            <w:rPr>
              <w:ins w:id="988" w:author="Arun Rai" w:date="2026-09-16T14:39:00Z" w16du:dateUtc="2026-09-16T08:54:00Z"/>
              <w:rFonts w:ascii="Times New Roman" w:hAnsi="Times New Roman" w:cs="Times New Roman"/>
            </w:rPr>
          </w:rPrChange>
        </w:rPr>
      </w:pPr>
    </w:p>
    <w:p w14:paraId="6F93B40A" w14:textId="77777777" w:rsidR="009C6A9A" w:rsidRPr="007A3734" w:rsidRDefault="009C6A9A" w:rsidP="001B3AAA">
      <w:pPr>
        <w:jc w:val="both"/>
        <w:rPr>
          <w:ins w:id="989" w:author="Arun Rai" w:date="2026-09-16T14:39:00Z" w16du:dateUtc="2026-09-16T08:54:00Z"/>
          <w:rFonts w:ascii="Times New Roman" w:hAnsi="Times New Roman" w:cs="Times New Roman"/>
          <w:color w:val="FFFFFF" w:themeColor="background1"/>
          <w:rPrChange w:id="990" w:author="Arun Rai" w:date="2026-09-23T23:05:00Z" w16du:dateUtc="2026-09-23T17:20:00Z">
            <w:rPr>
              <w:ins w:id="991" w:author="Arun Rai" w:date="2026-09-16T14:39:00Z" w16du:dateUtc="2026-09-16T08:54:00Z"/>
              <w:rFonts w:ascii="Times New Roman" w:hAnsi="Times New Roman" w:cs="Times New Roman"/>
            </w:rPr>
          </w:rPrChange>
        </w:rPr>
      </w:pPr>
    </w:p>
    <w:p w14:paraId="097D969D" w14:textId="77777777" w:rsidR="009C6A9A" w:rsidRPr="007A3734" w:rsidRDefault="009C6A9A" w:rsidP="001B3AAA">
      <w:pPr>
        <w:jc w:val="both"/>
        <w:rPr>
          <w:ins w:id="992" w:author="Arun Rai" w:date="2026-09-16T14:39:00Z" w16du:dateUtc="2026-09-16T08:54:00Z"/>
          <w:rFonts w:ascii="Times New Roman" w:hAnsi="Times New Roman" w:cs="Times New Roman"/>
          <w:color w:val="FFFFFF" w:themeColor="background1"/>
          <w:rPrChange w:id="993" w:author="Arun Rai" w:date="2026-09-23T23:05:00Z" w16du:dateUtc="2026-09-23T17:20:00Z">
            <w:rPr>
              <w:ins w:id="994" w:author="Arun Rai" w:date="2026-09-16T14:39:00Z" w16du:dateUtc="2026-09-16T08:54:00Z"/>
              <w:rFonts w:ascii="Times New Roman" w:hAnsi="Times New Roman" w:cs="Times New Roman"/>
            </w:rPr>
          </w:rPrChange>
        </w:rPr>
      </w:pPr>
    </w:p>
    <w:p w14:paraId="6CF0AEC0" w14:textId="77777777" w:rsidR="009C6A9A" w:rsidRPr="007A3734" w:rsidRDefault="009C6A9A" w:rsidP="001B3AAA">
      <w:pPr>
        <w:jc w:val="both"/>
        <w:rPr>
          <w:ins w:id="995" w:author="Arun Rai" w:date="2026-09-16T14:39:00Z" w16du:dateUtc="2026-09-16T08:54:00Z"/>
          <w:rFonts w:ascii="Times New Roman" w:hAnsi="Times New Roman" w:cs="Times New Roman"/>
          <w:color w:val="FFFFFF" w:themeColor="background1"/>
          <w:rPrChange w:id="996" w:author="Arun Rai" w:date="2026-09-23T23:05:00Z" w16du:dateUtc="2026-09-23T17:20:00Z">
            <w:rPr>
              <w:ins w:id="997" w:author="Arun Rai" w:date="2026-09-16T14:39:00Z" w16du:dateUtc="2026-09-16T08:54:00Z"/>
              <w:rFonts w:ascii="Times New Roman" w:hAnsi="Times New Roman" w:cs="Times New Roman"/>
            </w:rPr>
          </w:rPrChange>
        </w:rPr>
      </w:pPr>
    </w:p>
    <w:p w14:paraId="3766B8D6" w14:textId="77777777" w:rsidR="009C6A9A" w:rsidRPr="007A3734" w:rsidRDefault="009C6A9A" w:rsidP="001B3AAA">
      <w:pPr>
        <w:jc w:val="both"/>
        <w:rPr>
          <w:ins w:id="998" w:author="Arun Rai" w:date="2026-09-16T14:39:00Z" w16du:dateUtc="2026-09-16T08:54:00Z"/>
          <w:rFonts w:ascii="Times New Roman" w:hAnsi="Times New Roman" w:cs="Times New Roman"/>
          <w:color w:val="FFFFFF" w:themeColor="background1"/>
          <w:rPrChange w:id="999" w:author="Arun Rai" w:date="2026-09-23T23:05:00Z" w16du:dateUtc="2026-09-23T17:20:00Z">
            <w:rPr>
              <w:ins w:id="1000" w:author="Arun Rai" w:date="2026-09-16T14:39:00Z" w16du:dateUtc="2026-09-16T08:54:00Z"/>
              <w:rFonts w:ascii="Times New Roman" w:hAnsi="Times New Roman" w:cs="Times New Roman"/>
            </w:rPr>
          </w:rPrChange>
        </w:rPr>
      </w:pPr>
    </w:p>
    <w:p w14:paraId="3FCFBF97" w14:textId="77777777" w:rsidR="009C6A9A" w:rsidRPr="007A3734" w:rsidRDefault="009C6A9A" w:rsidP="001B3AAA">
      <w:pPr>
        <w:jc w:val="both"/>
        <w:rPr>
          <w:ins w:id="1001" w:author="Arun Rai" w:date="2026-09-16T14:39:00Z" w16du:dateUtc="2026-09-16T08:54:00Z"/>
          <w:rFonts w:ascii="Times New Roman" w:hAnsi="Times New Roman" w:cs="Times New Roman"/>
          <w:color w:val="FFFFFF" w:themeColor="background1"/>
          <w:rPrChange w:id="1002" w:author="Arun Rai" w:date="2026-09-23T23:05:00Z" w16du:dateUtc="2026-09-23T17:20:00Z">
            <w:rPr>
              <w:ins w:id="1003" w:author="Arun Rai" w:date="2026-09-16T14:39:00Z" w16du:dateUtc="2026-09-16T08:54:00Z"/>
              <w:rFonts w:ascii="Times New Roman" w:hAnsi="Times New Roman" w:cs="Times New Roman"/>
            </w:rPr>
          </w:rPrChange>
        </w:rPr>
      </w:pPr>
    </w:p>
    <w:p w14:paraId="35A00ED6" w14:textId="77777777" w:rsidR="009C6A9A" w:rsidRPr="007A3734" w:rsidRDefault="009C6A9A" w:rsidP="001B3AAA">
      <w:pPr>
        <w:jc w:val="both"/>
        <w:rPr>
          <w:ins w:id="1004" w:author="Arun Rai" w:date="2026-09-16T14:39:00Z" w16du:dateUtc="2026-09-16T08:54:00Z"/>
          <w:rFonts w:ascii="Times New Roman" w:hAnsi="Times New Roman" w:cs="Times New Roman"/>
          <w:color w:val="FFFFFF" w:themeColor="background1"/>
          <w:rPrChange w:id="1005" w:author="Arun Rai" w:date="2026-09-23T23:05:00Z" w16du:dateUtc="2026-09-23T17:20:00Z">
            <w:rPr>
              <w:ins w:id="1006" w:author="Arun Rai" w:date="2026-09-16T14:39:00Z" w16du:dateUtc="2026-09-16T08:54:00Z"/>
              <w:rFonts w:ascii="Times New Roman" w:hAnsi="Times New Roman" w:cs="Times New Roman"/>
            </w:rPr>
          </w:rPrChange>
        </w:rPr>
      </w:pPr>
    </w:p>
    <w:p w14:paraId="5D997451" w14:textId="77777777" w:rsidR="009C6A9A" w:rsidRPr="007A3734" w:rsidRDefault="009C6A9A" w:rsidP="001B3AAA">
      <w:pPr>
        <w:jc w:val="both"/>
        <w:rPr>
          <w:ins w:id="1007" w:author="Arun Rai" w:date="2026-09-16T14:39:00Z" w16du:dateUtc="2026-09-16T08:54:00Z"/>
          <w:rFonts w:ascii="Times New Roman" w:hAnsi="Times New Roman" w:cs="Times New Roman"/>
          <w:color w:val="FFFFFF" w:themeColor="background1"/>
          <w:rPrChange w:id="1008" w:author="Arun Rai" w:date="2026-09-23T23:05:00Z" w16du:dateUtc="2026-09-23T17:20:00Z">
            <w:rPr>
              <w:ins w:id="1009" w:author="Arun Rai" w:date="2026-09-16T14:39:00Z" w16du:dateUtc="2026-09-16T08:54:00Z"/>
              <w:rFonts w:ascii="Times New Roman" w:hAnsi="Times New Roman" w:cs="Times New Roman"/>
            </w:rPr>
          </w:rPrChange>
        </w:rPr>
      </w:pPr>
    </w:p>
    <w:p w14:paraId="7C99C237" w14:textId="77777777" w:rsidR="009C6A9A" w:rsidRPr="007A3734" w:rsidRDefault="009C6A9A" w:rsidP="001B3AAA">
      <w:pPr>
        <w:jc w:val="both"/>
        <w:rPr>
          <w:ins w:id="1010" w:author="Arun Rai" w:date="2026-09-16T14:39:00Z" w16du:dateUtc="2026-09-16T08:54:00Z"/>
          <w:rFonts w:ascii="Times New Roman" w:hAnsi="Times New Roman" w:cs="Times New Roman"/>
          <w:color w:val="FFFFFF" w:themeColor="background1"/>
          <w:rPrChange w:id="1011" w:author="Arun Rai" w:date="2026-09-23T23:05:00Z" w16du:dateUtc="2026-09-23T17:20:00Z">
            <w:rPr>
              <w:ins w:id="1012" w:author="Arun Rai" w:date="2026-09-16T14:39:00Z" w16du:dateUtc="2026-09-16T08:54:00Z"/>
              <w:rFonts w:ascii="Times New Roman" w:hAnsi="Times New Roman" w:cs="Times New Roman"/>
            </w:rPr>
          </w:rPrChange>
        </w:rPr>
      </w:pPr>
    </w:p>
    <w:p w14:paraId="31F81D8B" w14:textId="77777777" w:rsidR="009C6A9A" w:rsidRPr="007A3734" w:rsidRDefault="009C6A9A" w:rsidP="001B3AAA">
      <w:pPr>
        <w:jc w:val="both"/>
        <w:rPr>
          <w:ins w:id="1013" w:author="Arun Rai" w:date="2026-09-16T14:39:00Z" w16du:dateUtc="2026-09-16T08:54:00Z"/>
          <w:rFonts w:ascii="Times New Roman" w:hAnsi="Times New Roman" w:cs="Times New Roman"/>
          <w:color w:val="FFFFFF" w:themeColor="background1"/>
          <w:rPrChange w:id="1014" w:author="Arun Rai" w:date="2026-09-23T23:05:00Z" w16du:dateUtc="2026-09-23T17:20:00Z">
            <w:rPr>
              <w:ins w:id="1015" w:author="Arun Rai" w:date="2026-09-16T14:39:00Z" w16du:dateUtc="2026-09-16T08:54:00Z"/>
              <w:rFonts w:ascii="Times New Roman" w:hAnsi="Times New Roman" w:cs="Times New Roman"/>
            </w:rPr>
          </w:rPrChange>
        </w:rPr>
      </w:pPr>
    </w:p>
    <w:p w14:paraId="016D5AE9" w14:textId="77777777" w:rsidR="009C6A9A" w:rsidRPr="007A3734" w:rsidRDefault="009C6A9A" w:rsidP="001B3AAA">
      <w:pPr>
        <w:jc w:val="both"/>
        <w:rPr>
          <w:ins w:id="1016" w:author="Arun Rai" w:date="2026-09-16T14:39:00Z" w16du:dateUtc="2026-09-16T08:54:00Z"/>
          <w:rFonts w:ascii="Times New Roman" w:hAnsi="Times New Roman" w:cs="Times New Roman"/>
          <w:color w:val="FFFFFF" w:themeColor="background1"/>
          <w:rPrChange w:id="1017" w:author="Arun Rai" w:date="2026-09-23T23:05:00Z" w16du:dateUtc="2026-09-23T17:20:00Z">
            <w:rPr>
              <w:ins w:id="1018" w:author="Arun Rai" w:date="2026-09-16T14:39:00Z" w16du:dateUtc="2026-09-16T08:54:00Z"/>
              <w:rFonts w:ascii="Times New Roman" w:hAnsi="Times New Roman" w:cs="Times New Roman"/>
            </w:rPr>
          </w:rPrChange>
        </w:rPr>
      </w:pPr>
    </w:p>
    <w:p w14:paraId="0DCEDF0D" w14:textId="77777777" w:rsidR="009C6A9A" w:rsidRPr="007A3734" w:rsidRDefault="009C6A9A" w:rsidP="001B3AAA">
      <w:pPr>
        <w:jc w:val="both"/>
        <w:rPr>
          <w:ins w:id="1019" w:author="Arun Rai" w:date="2026-09-16T14:39:00Z" w16du:dateUtc="2026-09-16T08:54:00Z"/>
          <w:rFonts w:ascii="Times New Roman" w:hAnsi="Times New Roman" w:cs="Times New Roman"/>
          <w:color w:val="FFFFFF" w:themeColor="background1"/>
          <w:rPrChange w:id="1020" w:author="Arun Rai" w:date="2026-09-23T23:05:00Z" w16du:dateUtc="2026-09-23T17:20:00Z">
            <w:rPr>
              <w:ins w:id="1021" w:author="Arun Rai" w:date="2026-09-16T14:39:00Z" w16du:dateUtc="2026-09-16T08:54:00Z"/>
              <w:rFonts w:ascii="Times New Roman" w:hAnsi="Times New Roman" w:cs="Times New Roman"/>
            </w:rPr>
          </w:rPrChange>
        </w:rPr>
      </w:pPr>
    </w:p>
    <w:p w14:paraId="0D93ECCA" w14:textId="77777777" w:rsidR="009C6A9A" w:rsidRPr="007A3734" w:rsidRDefault="009C6A9A" w:rsidP="001B3AAA">
      <w:pPr>
        <w:jc w:val="both"/>
        <w:rPr>
          <w:ins w:id="1022" w:author="Arun Rai" w:date="2026-09-16T14:39:00Z" w16du:dateUtc="2026-09-16T08:54:00Z"/>
          <w:rFonts w:ascii="Times New Roman" w:hAnsi="Times New Roman" w:cs="Times New Roman"/>
          <w:color w:val="FFFFFF" w:themeColor="background1"/>
          <w:rPrChange w:id="1023" w:author="Arun Rai" w:date="2026-09-23T23:05:00Z" w16du:dateUtc="2026-09-23T17:20:00Z">
            <w:rPr>
              <w:ins w:id="1024" w:author="Arun Rai" w:date="2026-09-16T14:39:00Z" w16du:dateUtc="2026-09-16T08:54:00Z"/>
              <w:rFonts w:ascii="Times New Roman" w:hAnsi="Times New Roman" w:cs="Times New Roman"/>
            </w:rPr>
          </w:rPrChange>
        </w:rPr>
      </w:pPr>
    </w:p>
    <w:p w14:paraId="5069C605" w14:textId="77777777" w:rsidR="009C6A9A" w:rsidRPr="007A3734" w:rsidRDefault="009C6A9A" w:rsidP="001B3AAA">
      <w:pPr>
        <w:jc w:val="both"/>
        <w:rPr>
          <w:ins w:id="1025" w:author="Arun Rai" w:date="2026-09-16T14:39:00Z" w16du:dateUtc="2026-09-16T08:54:00Z"/>
          <w:rFonts w:ascii="Times New Roman" w:hAnsi="Times New Roman" w:cs="Times New Roman"/>
          <w:color w:val="FFFFFF" w:themeColor="background1"/>
          <w:rPrChange w:id="1026" w:author="Arun Rai" w:date="2026-09-23T23:05:00Z" w16du:dateUtc="2026-09-23T17:20:00Z">
            <w:rPr>
              <w:ins w:id="1027" w:author="Arun Rai" w:date="2026-09-16T14:39:00Z" w16du:dateUtc="2026-09-16T08:54:00Z"/>
              <w:rFonts w:ascii="Times New Roman" w:hAnsi="Times New Roman" w:cs="Times New Roman"/>
            </w:rPr>
          </w:rPrChange>
        </w:rPr>
      </w:pPr>
    </w:p>
    <w:p w14:paraId="68B381F1" w14:textId="77777777" w:rsidR="009C6A9A" w:rsidRPr="007A3734" w:rsidRDefault="009C6A9A" w:rsidP="001B3AAA">
      <w:pPr>
        <w:jc w:val="both"/>
        <w:rPr>
          <w:ins w:id="1028" w:author="Arun Rai" w:date="2026-09-16T14:39:00Z" w16du:dateUtc="2026-09-16T08:54:00Z"/>
          <w:rFonts w:ascii="Times New Roman" w:hAnsi="Times New Roman" w:cs="Times New Roman"/>
          <w:color w:val="FFFFFF" w:themeColor="background1"/>
          <w:rPrChange w:id="1029" w:author="Arun Rai" w:date="2026-09-23T23:05:00Z" w16du:dateUtc="2026-09-23T17:20:00Z">
            <w:rPr>
              <w:ins w:id="1030" w:author="Arun Rai" w:date="2026-09-16T14:39:00Z" w16du:dateUtc="2026-09-16T08:54:00Z"/>
              <w:rFonts w:ascii="Times New Roman" w:hAnsi="Times New Roman" w:cs="Times New Roman"/>
            </w:rPr>
          </w:rPrChange>
        </w:rPr>
      </w:pPr>
    </w:p>
    <w:p w14:paraId="3DDBEE0C" w14:textId="77777777" w:rsidR="009C6A9A" w:rsidRPr="007A3734" w:rsidRDefault="009C6A9A" w:rsidP="001B3AAA">
      <w:pPr>
        <w:jc w:val="both"/>
        <w:rPr>
          <w:ins w:id="1031" w:author="Arun Rai" w:date="2026-09-16T14:39:00Z" w16du:dateUtc="2026-09-16T08:54:00Z"/>
          <w:rFonts w:ascii="Times New Roman" w:hAnsi="Times New Roman" w:cs="Times New Roman"/>
          <w:color w:val="FFFFFF" w:themeColor="background1"/>
          <w:rPrChange w:id="1032" w:author="Arun Rai" w:date="2026-09-23T23:05:00Z" w16du:dateUtc="2026-09-23T17:20:00Z">
            <w:rPr>
              <w:ins w:id="1033" w:author="Arun Rai" w:date="2026-09-16T14:39:00Z" w16du:dateUtc="2026-09-16T08:54:00Z"/>
              <w:rFonts w:ascii="Times New Roman" w:hAnsi="Times New Roman" w:cs="Times New Roman"/>
            </w:rPr>
          </w:rPrChange>
        </w:rPr>
      </w:pPr>
    </w:p>
    <w:p w14:paraId="1F2699ED" w14:textId="77777777" w:rsidR="009C6A9A" w:rsidRPr="007A3734" w:rsidRDefault="009C6A9A" w:rsidP="001B3AAA">
      <w:pPr>
        <w:jc w:val="both"/>
        <w:rPr>
          <w:ins w:id="1034" w:author="Arun Rai" w:date="2026-09-16T14:39:00Z" w16du:dateUtc="2026-09-16T08:54:00Z"/>
          <w:rFonts w:ascii="Times New Roman" w:hAnsi="Times New Roman" w:cs="Times New Roman"/>
          <w:color w:val="FFFFFF" w:themeColor="background1"/>
          <w:rPrChange w:id="1035" w:author="Arun Rai" w:date="2026-09-23T23:05:00Z" w16du:dateUtc="2026-09-23T17:20:00Z">
            <w:rPr>
              <w:ins w:id="1036" w:author="Arun Rai" w:date="2026-09-16T14:39:00Z" w16du:dateUtc="2026-09-16T08:54:00Z"/>
              <w:rFonts w:ascii="Times New Roman" w:hAnsi="Times New Roman" w:cs="Times New Roman"/>
            </w:rPr>
          </w:rPrChange>
        </w:rPr>
      </w:pPr>
    </w:p>
    <w:p w14:paraId="3FBAAD93" w14:textId="77777777" w:rsidR="009C6A9A" w:rsidRPr="007A3734" w:rsidRDefault="009C6A9A" w:rsidP="001B3AAA">
      <w:pPr>
        <w:jc w:val="both"/>
        <w:rPr>
          <w:ins w:id="1037" w:author="Arun Rai" w:date="2026-09-16T14:39:00Z" w16du:dateUtc="2026-09-16T08:54:00Z"/>
          <w:rFonts w:ascii="Times New Roman" w:hAnsi="Times New Roman" w:cs="Times New Roman"/>
          <w:color w:val="FFFFFF" w:themeColor="background1"/>
          <w:rPrChange w:id="1038" w:author="Arun Rai" w:date="2026-09-23T23:05:00Z" w16du:dateUtc="2026-09-23T17:20:00Z">
            <w:rPr>
              <w:ins w:id="1039" w:author="Arun Rai" w:date="2026-09-16T14:39:00Z" w16du:dateUtc="2026-09-16T08:54:00Z"/>
              <w:rFonts w:ascii="Times New Roman" w:hAnsi="Times New Roman" w:cs="Times New Roman"/>
            </w:rPr>
          </w:rPrChange>
        </w:rPr>
      </w:pPr>
    </w:p>
    <w:p w14:paraId="110E3E3C" w14:textId="77777777" w:rsidR="009C6A9A" w:rsidRPr="007A3734" w:rsidRDefault="009C6A9A" w:rsidP="001B3AAA">
      <w:pPr>
        <w:jc w:val="both"/>
        <w:rPr>
          <w:ins w:id="1040" w:author="Arun Rai" w:date="2026-09-16T14:39:00Z" w16du:dateUtc="2026-09-16T08:54:00Z"/>
          <w:rFonts w:ascii="Times New Roman" w:hAnsi="Times New Roman" w:cs="Times New Roman"/>
          <w:color w:val="FFFFFF" w:themeColor="background1"/>
          <w:rPrChange w:id="1041" w:author="Arun Rai" w:date="2026-09-23T23:05:00Z" w16du:dateUtc="2026-09-23T17:20:00Z">
            <w:rPr>
              <w:ins w:id="1042" w:author="Arun Rai" w:date="2026-09-16T14:39:00Z" w16du:dateUtc="2026-09-16T08:54:00Z"/>
              <w:rFonts w:ascii="Times New Roman" w:hAnsi="Times New Roman" w:cs="Times New Roman"/>
            </w:rPr>
          </w:rPrChange>
        </w:rPr>
      </w:pPr>
    </w:p>
    <w:p w14:paraId="55FF3569" w14:textId="77777777" w:rsidR="009C6A9A" w:rsidRPr="007A3734" w:rsidRDefault="009C6A9A" w:rsidP="001B3AAA">
      <w:pPr>
        <w:jc w:val="both"/>
        <w:rPr>
          <w:ins w:id="1043" w:author="Arun Rai" w:date="2026-09-16T14:39:00Z" w16du:dateUtc="2026-09-16T08:54:00Z"/>
          <w:rFonts w:ascii="Times New Roman" w:hAnsi="Times New Roman" w:cs="Times New Roman"/>
          <w:color w:val="FFFFFF" w:themeColor="background1"/>
          <w:rPrChange w:id="1044" w:author="Arun Rai" w:date="2026-09-23T23:05:00Z" w16du:dateUtc="2026-09-23T17:20:00Z">
            <w:rPr>
              <w:ins w:id="1045" w:author="Arun Rai" w:date="2026-09-16T14:39:00Z" w16du:dateUtc="2026-09-16T08:54:00Z"/>
              <w:rFonts w:ascii="Times New Roman" w:hAnsi="Times New Roman" w:cs="Times New Roman"/>
            </w:rPr>
          </w:rPrChange>
        </w:rPr>
      </w:pPr>
    </w:p>
    <w:p w14:paraId="2C0F2069" w14:textId="77777777" w:rsidR="009C6A9A" w:rsidRPr="007A3734" w:rsidRDefault="009C6A9A" w:rsidP="001B3AAA">
      <w:pPr>
        <w:jc w:val="both"/>
        <w:rPr>
          <w:ins w:id="1046" w:author="Arun Rai" w:date="2026-09-16T14:39:00Z" w16du:dateUtc="2026-09-16T08:54:00Z"/>
          <w:rFonts w:ascii="Times New Roman" w:hAnsi="Times New Roman" w:cs="Times New Roman"/>
          <w:color w:val="FFFFFF" w:themeColor="background1"/>
          <w:rPrChange w:id="1047" w:author="Arun Rai" w:date="2026-09-23T23:05:00Z" w16du:dateUtc="2026-09-23T17:20:00Z">
            <w:rPr>
              <w:ins w:id="1048" w:author="Arun Rai" w:date="2026-09-16T14:39:00Z" w16du:dateUtc="2026-09-16T08:54:00Z"/>
              <w:rFonts w:ascii="Times New Roman" w:hAnsi="Times New Roman" w:cs="Times New Roman"/>
            </w:rPr>
          </w:rPrChange>
        </w:rPr>
      </w:pPr>
    </w:p>
    <w:p w14:paraId="54E259D7" w14:textId="77777777" w:rsidR="009C6A9A" w:rsidRPr="007A3734" w:rsidRDefault="009C6A9A" w:rsidP="001B3AAA">
      <w:pPr>
        <w:jc w:val="both"/>
        <w:rPr>
          <w:ins w:id="1049" w:author="Arun Rai" w:date="2026-09-16T14:39:00Z" w16du:dateUtc="2026-09-16T08:54:00Z"/>
          <w:rFonts w:ascii="Times New Roman" w:hAnsi="Times New Roman" w:cs="Times New Roman"/>
          <w:color w:val="FFFFFF" w:themeColor="background1"/>
          <w:rPrChange w:id="1050" w:author="Arun Rai" w:date="2026-09-23T23:05:00Z" w16du:dateUtc="2026-09-23T17:20:00Z">
            <w:rPr>
              <w:ins w:id="1051" w:author="Arun Rai" w:date="2026-09-16T14:39:00Z" w16du:dateUtc="2026-09-16T08:54:00Z"/>
              <w:rFonts w:ascii="Times New Roman" w:hAnsi="Times New Roman" w:cs="Times New Roman"/>
            </w:rPr>
          </w:rPrChange>
        </w:rPr>
      </w:pPr>
    </w:p>
    <w:p w14:paraId="537D63D8" w14:textId="77777777" w:rsidR="009C6A9A" w:rsidRPr="007A3734" w:rsidRDefault="009C6A9A" w:rsidP="001B3AAA">
      <w:pPr>
        <w:jc w:val="both"/>
        <w:rPr>
          <w:ins w:id="1052" w:author="Arun Rai" w:date="2026-09-16T14:39:00Z" w16du:dateUtc="2026-09-16T08:54:00Z"/>
          <w:rFonts w:ascii="Times New Roman" w:hAnsi="Times New Roman" w:cs="Times New Roman"/>
          <w:color w:val="FFFFFF" w:themeColor="background1"/>
          <w:rPrChange w:id="1053" w:author="Arun Rai" w:date="2026-09-23T23:05:00Z" w16du:dateUtc="2026-09-23T17:20:00Z">
            <w:rPr>
              <w:ins w:id="1054" w:author="Arun Rai" w:date="2026-09-16T14:39:00Z" w16du:dateUtc="2026-09-16T08:54:00Z"/>
              <w:rFonts w:ascii="Times New Roman" w:hAnsi="Times New Roman" w:cs="Times New Roman"/>
            </w:rPr>
          </w:rPrChange>
        </w:rPr>
      </w:pPr>
    </w:p>
    <w:p w14:paraId="2E8AADEC" w14:textId="77777777" w:rsidR="009C6A9A" w:rsidRPr="007A3734" w:rsidRDefault="009C6A9A" w:rsidP="001B3AAA">
      <w:pPr>
        <w:jc w:val="both"/>
        <w:rPr>
          <w:ins w:id="1055" w:author="Arun Rai" w:date="2026-09-16T14:39:00Z" w16du:dateUtc="2026-09-16T08:54:00Z"/>
          <w:rFonts w:ascii="Times New Roman" w:hAnsi="Times New Roman" w:cs="Times New Roman"/>
          <w:color w:val="FFFFFF" w:themeColor="background1"/>
          <w:rPrChange w:id="1056" w:author="Arun Rai" w:date="2026-09-23T23:05:00Z" w16du:dateUtc="2026-09-23T17:20:00Z">
            <w:rPr>
              <w:ins w:id="1057" w:author="Arun Rai" w:date="2026-09-16T14:39:00Z" w16du:dateUtc="2026-09-16T08:54:00Z"/>
              <w:rFonts w:ascii="Times New Roman" w:hAnsi="Times New Roman" w:cs="Times New Roman"/>
            </w:rPr>
          </w:rPrChange>
        </w:rPr>
      </w:pPr>
    </w:p>
    <w:p w14:paraId="225D753C" w14:textId="77777777" w:rsidR="009C6A9A" w:rsidRPr="007A3734" w:rsidRDefault="009C6A9A" w:rsidP="001B3AAA">
      <w:pPr>
        <w:jc w:val="both"/>
        <w:rPr>
          <w:ins w:id="1058" w:author="Arun Rai" w:date="2026-09-16T14:39:00Z" w16du:dateUtc="2026-09-16T08:54:00Z"/>
          <w:rFonts w:ascii="Times New Roman" w:hAnsi="Times New Roman" w:cs="Times New Roman"/>
          <w:color w:val="FFFFFF" w:themeColor="background1"/>
          <w:rPrChange w:id="1059" w:author="Arun Rai" w:date="2026-09-23T23:05:00Z" w16du:dateUtc="2026-09-23T17:20:00Z">
            <w:rPr>
              <w:ins w:id="1060" w:author="Arun Rai" w:date="2026-09-16T14:39:00Z" w16du:dateUtc="2026-09-16T08:54:00Z"/>
              <w:rFonts w:ascii="Times New Roman" w:hAnsi="Times New Roman" w:cs="Times New Roman"/>
            </w:rPr>
          </w:rPrChange>
        </w:rPr>
      </w:pPr>
    </w:p>
    <w:p w14:paraId="707EF369" w14:textId="77777777" w:rsidR="009C6A9A" w:rsidRPr="007A3734" w:rsidRDefault="009C6A9A" w:rsidP="001B3AAA">
      <w:pPr>
        <w:jc w:val="both"/>
        <w:rPr>
          <w:ins w:id="1061" w:author="Arun Rai" w:date="2026-09-16T14:39:00Z" w16du:dateUtc="2026-09-16T08:54:00Z"/>
          <w:rFonts w:ascii="Times New Roman" w:hAnsi="Times New Roman" w:cs="Times New Roman"/>
          <w:color w:val="FFFFFF" w:themeColor="background1"/>
          <w:rPrChange w:id="1062" w:author="Arun Rai" w:date="2026-09-23T23:05:00Z" w16du:dateUtc="2026-09-23T17:20:00Z">
            <w:rPr>
              <w:ins w:id="1063" w:author="Arun Rai" w:date="2026-09-16T14:39:00Z" w16du:dateUtc="2026-09-16T08:54:00Z"/>
              <w:rFonts w:ascii="Times New Roman" w:hAnsi="Times New Roman" w:cs="Times New Roman"/>
            </w:rPr>
          </w:rPrChange>
        </w:rPr>
      </w:pPr>
    </w:p>
    <w:p w14:paraId="0E4D6FB5" w14:textId="77777777" w:rsidR="009C6A9A" w:rsidRPr="007A3734" w:rsidRDefault="009C6A9A" w:rsidP="001B3AAA">
      <w:pPr>
        <w:jc w:val="both"/>
        <w:rPr>
          <w:ins w:id="1064" w:author="Arun Rai" w:date="2026-09-16T14:39:00Z" w16du:dateUtc="2026-09-16T08:54:00Z"/>
          <w:rFonts w:ascii="Times New Roman" w:hAnsi="Times New Roman" w:cs="Times New Roman"/>
          <w:color w:val="FFFFFF" w:themeColor="background1"/>
          <w:rPrChange w:id="1065" w:author="Arun Rai" w:date="2026-09-23T23:05:00Z" w16du:dateUtc="2026-09-23T17:20:00Z">
            <w:rPr>
              <w:ins w:id="1066" w:author="Arun Rai" w:date="2026-09-16T14:39:00Z" w16du:dateUtc="2026-09-16T08:54:00Z"/>
              <w:rFonts w:ascii="Times New Roman" w:hAnsi="Times New Roman" w:cs="Times New Roman"/>
            </w:rPr>
          </w:rPrChange>
        </w:rPr>
      </w:pPr>
    </w:p>
    <w:p w14:paraId="1BD771FE" w14:textId="77777777" w:rsidR="009C6A9A" w:rsidRPr="007A3734" w:rsidRDefault="009C6A9A" w:rsidP="001B3AAA">
      <w:pPr>
        <w:jc w:val="both"/>
        <w:rPr>
          <w:ins w:id="1067" w:author="Arun Rai" w:date="2026-09-16T14:39:00Z" w16du:dateUtc="2026-09-16T08:54:00Z"/>
          <w:rFonts w:ascii="Times New Roman" w:hAnsi="Times New Roman" w:cs="Times New Roman"/>
          <w:color w:val="FFFFFF" w:themeColor="background1"/>
          <w:rPrChange w:id="1068" w:author="Arun Rai" w:date="2026-09-23T23:05:00Z" w16du:dateUtc="2026-09-23T17:20:00Z">
            <w:rPr>
              <w:ins w:id="1069" w:author="Arun Rai" w:date="2026-09-16T14:39:00Z" w16du:dateUtc="2026-09-16T08:54:00Z"/>
              <w:rFonts w:ascii="Times New Roman" w:hAnsi="Times New Roman" w:cs="Times New Roman"/>
            </w:rPr>
          </w:rPrChange>
        </w:rPr>
      </w:pPr>
    </w:p>
    <w:p w14:paraId="4009FCF2" w14:textId="77777777" w:rsidR="009C6A9A" w:rsidRPr="007A3734" w:rsidRDefault="009C6A9A" w:rsidP="001B3AAA">
      <w:pPr>
        <w:jc w:val="both"/>
        <w:rPr>
          <w:ins w:id="1070" w:author="Arun Rai" w:date="2026-09-16T14:39:00Z" w16du:dateUtc="2026-09-16T08:54:00Z"/>
          <w:rFonts w:ascii="Times New Roman" w:hAnsi="Times New Roman" w:cs="Times New Roman"/>
          <w:color w:val="FFFFFF" w:themeColor="background1"/>
          <w:rPrChange w:id="1071" w:author="Arun Rai" w:date="2026-09-23T23:05:00Z" w16du:dateUtc="2026-09-23T17:20:00Z">
            <w:rPr>
              <w:ins w:id="1072" w:author="Arun Rai" w:date="2026-09-16T14:39:00Z" w16du:dateUtc="2026-09-16T08:54:00Z"/>
              <w:rFonts w:ascii="Times New Roman" w:hAnsi="Times New Roman" w:cs="Times New Roman"/>
            </w:rPr>
          </w:rPrChange>
        </w:rPr>
      </w:pPr>
    </w:p>
    <w:p w14:paraId="72D8AFC5" w14:textId="77777777" w:rsidR="009C6A9A" w:rsidRPr="007A3734" w:rsidRDefault="009C6A9A" w:rsidP="001B3AAA">
      <w:pPr>
        <w:jc w:val="both"/>
        <w:rPr>
          <w:ins w:id="1073" w:author="Arun Rai" w:date="2026-09-16T14:39:00Z" w16du:dateUtc="2026-09-16T08:54:00Z"/>
          <w:rFonts w:ascii="Times New Roman" w:hAnsi="Times New Roman" w:cs="Times New Roman"/>
          <w:color w:val="FFFFFF" w:themeColor="background1"/>
          <w:rPrChange w:id="1074" w:author="Arun Rai" w:date="2026-09-23T23:05:00Z" w16du:dateUtc="2026-09-23T17:20:00Z">
            <w:rPr>
              <w:ins w:id="1075" w:author="Arun Rai" w:date="2026-09-16T14:39:00Z" w16du:dateUtc="2026-09-16T08:54:00Z"/>
              <w:rFonts w:ascii="Times New Roman" w:hAnsi="Times New Roman" w:cs="Times New Roman"/>
            </w:rPr>
          </w:rPrChange>
        </w:rPr>
      </w:pPr>
    </w:p>
    <w:p w14:paraId="00D1622E" w14:textId="77777777" w:rsidR="009C6A9A" w:rsidRPr="007A3734" w:rsidRDefault="009C6A9A" w:rsidP="001B3AAA">
      <w:pPr>
        <w:jc w:val="both"/>
        <w:rPr>
          <w:ins w:id="1076" w:author="Arun Rai" w:date="2026-09-16T14:39:00Z" w16du:dateUtc="2026-09-16T08:54:00Z"/>
          <w:rFonts w:ascii="Times New Roman" w:hAnsi="Times New Roman" w:cs="Times New Roman"/>
          <w:color w:val="FFFFFF" w:themeColor="background1"/>
          <w:rPrChange w:id="1077" w:author="Arun Rai" w:date="2026-09-23T23:05:00Z" w16du:dateUtc="2026-09-23T17:20:00Z">
            <w:rPr>
              <w:ins w:id="1078" w:author="Arun Rai" w:date="2026-09-16T14:39:00Z" w16du:dateUtc="2026-09-16T08:54:00Z"/>
              <w:rFonts w:ascii="Times New Roman" w:hAnsi="Times New Roman" w:cs="Times New Roman"/>
            </w:rPr>
          </w:rPrChange>
        </w:rPr>
      </w:pPr>
    </w:p>
    <w:p w14:paraId="325123CD" w14:textId="77777777" w:rsidR="009C6A9A" w:rsidRPr="007A3734" w:rsidRDefault="009C6A9A" w:rsidP="001B3AAA">
      <w:pPr>
        <w:jc w:val="both"/>
        <w:rPr>
          <w:ins w:id="1079" w:author="Arun Rai" w:date="2026-09-16T14:39:00Z" w16du:dateUtc="2026-09-16T08:54:00Z"/>
          <w:rFonts w:ascii="Times New Roman" w:hAnsi="Times New Roman" w:cs="Times New Roman"/>
          <w:color w:val="FFFFFF" w:themeColor="background1"/>
          <w:rPrChange w:id="1080" w:author="Arun Rai" w:date="2026-09-23T23:05:00Z" w16du:dateUtc="2026-09-23T17:20:00Z">
            <w:rPr>
              <w:ins w:id="1081" w:author="Arun Rai" w:date="2026-09-16T14:39:00Z" w16du:dateUtc="2026-09-16T08:54:00Z"/>
              <w:rFonts w:ascii="Times New Roman" w:hAnsi="Times New Roman" w:cs="Times New Roman"/>
            </w:rPr>
          </w:rPrChange>
        </w:rPr>
      </w:pPr>
    </w:p>
    <w:p w14:paraId="7494F138" w14:textId="77777777" w:rsidR="009C6A9A" w:rsidRPr="007A3734" w:rsidRDefault="009C6A9A" w:rsidP="001B3AAA">
      <w:pPr>
        <w:jc w:val="both"/>
        <w:rPr>
          <w:ins w:id="1082" w:author="Arun Rai" w:date="2026-09-16T14:39:00Z" w16du:dateUtc="2026-09-16T08:54:00Z"/>
          <w:rFonts w:ascii="Times New Roman" w:hAnsi="Times New Roman" w:cs="Times New Roman"/>
          <w:color w:val="FFFFFF" w:themeColor="background1"/>
          <w:rPrChange w:id="1083" w:author="Arun Rai" w:date="2026-09-23T23:05:00Z" w16du:dateUtc="2026-09-23T17:20:00Z">
            <w:rPr>
              <w:ins w:id="1084" w:author="Arun Rai" w:date="2026-09-16T14:39:00Z" w16du:dateUtc="2026-09-16T08:54:00Z"/>
              <w:rFonts w:ascii="Times New Roman" w:hAnsi="Times New Roman" w:cs="Times New Roman"/>
            </w:rPr>
          </w:rPrChange>
        </w:rPr>
      </w:pPr>
    </w:p>
    <w:p w14:paraId="69A67BBF" w14:textId="77777777" w:rsidR="009C6A9A" w:rsidRPr="007A3734" w:rsidRDefault="009C6A9A" w:rsidP="001B3AAA">
      <w:pPr>
        <w:jc w:val="both"/>
        <w:rPr>
          <w:ins w:id="1085" w:author="Arun Rai" w:date="2026-09-16T14:39:00Z" w16du:dateUtc="2026-09-16T08:54:00Z"/>
          <w:rFonts w:ascii="Times New Roman" w:hAnsi="Times New Roman" w:cs="Times New Roman"/>
          <w:color w:val="FFFFFF" w:themeColor="background1"/>
          <w:rPrChange w:id="1086" w:author="Arun Rai" w:date="2026-09-23T23:05:00Z" w16du:dateUtc="2026-09-23T17:20:00Z">
            <w:rPr>
              <w:ins w:id="1087" w:author="Arun Rai" w:date="2026-09-16T14:39:00Z" w16du:dateUtc="2026-09-16T08:54:00Z"/>
              <w:rFonts w:ascii="Times New Roman" w:hAnsi="Times New Roman" w:cs="Times New Roman"/>
            </w:rPr>
          </w:rPrChange>
        </w:rPr>
      </w:pPr>
    </w:p>
    <w:p w14:paraId="45AD07B2" w14:textId="77777777" w:rsidR="009C6A9A" w:rsidRPr="007A3734" w:rsidRDefault="009C6A9A" w:rsidP="001B3AAA">
      <w:pPr>
        <w:jc w:val="both"/>
        <w:rPr>
          <w:ins w:id="1088" w:author="Arun Rai" w:date="2026-09-16T14:39:00Z" w16du:dateUtc="2026-09-16T08:54:00Z"/>
          <w:rFonts w:ascii="Times New Roman" w:hAnsi="Times New Roman" w:cs="Times New Roman"/>
          <w:color w:val="FFFFFF" w:themeColor="background1"/>
          <w:rPrChange w:id="1089" w:author="Arun Rai" w:date="2026-09-23T23:05:00Z" w16du:dateUtc="2026-09-23T17:20:00Z">
            <w:rPr>
              <w:ins w:id="1090" w:author="Arun Rai" w:date="2026-09-16T14:39:00Z" w16du:dateUtc="2026-09-16T08:54:00Z"/>
              <w:rFonts w:ascii="Times New Roman" w:hAnsi="Times New Roman" w:cs="Times New Roman"/>
            </w:rPr>
          </w:rPrChange>
        </w:rPr>
      </w:pPr>
    </w:p>
    <w:p w14:paraId="01B03BB0" w14:textId="77777777" w:rsidR="009C6A9A" w:rsidRPr="007A3734" w:rsidRDefault="009C6A9A" w:rsidP="001B3AAA">
      <w:pPr>
        <w:jc w:val="both"/>
        <w:rPr>
          <w:ins w:id="1091" w:author="Arun Rai" w:date="2026-09-16T14:39:00Z" w16du:dateUtc="2026-09-16T08:54:00Z"/>
          <w:rFonts w:ascii="Times New Roman" w:hAnsi="Times New Roman" w:cs="Times New Roman"/>
          <w:color w:val="FFFFFF" w:themeColor="background1"/>
          <w:rPrChange w:id="1092" w:author="Arun Rai" w:date="2026-09-23T23:05:00Z" w16du:dateUtc="2026-09-23T17:20:00Z">
            <w:rPr>
              <w:ins w:id="1093" w:author="Arun Rai" w:date="2026-09-16T14:39:00Z" w16du:dateUtc="2026-09-16T08:54:00Z"/>
              <w:rFonts w:ascii="Times New Roman" w:hAnsi="Times New Roman" w:cs="Times New Roman"/>
            </w:rPr>
          </w:rPrChange>
        </w:rPr>
      </w:pPr>
    </w:p>
    <w:p w14:paraId="37A69E59" w14:textId="77777777" w:rsidR="009C6A9A" w:rsidRPr="007A3734" w:rsidRDefault="009C6A9A" w:rsidP="001B3AAA">
      <w:pPr>
        <w:jc w:val="both"/>
        <w:rPr>
          <w:ins w:id="1094" w:author="Arun Rai" w:date="2026-09-16T14:39:00Z" w16du:dateUtc="2026-09-16T08:54:00Z"/>
          <w:rFonts w:ascii="Times New Roman" w:hAnsi="Times New Roman" w:cs="Times New Roman"/>
          <w:color w:val="FFFFFF" w:themeColor="background1"/>
          <w:rPrChange w:id="1095" w:author="Arun Rai" w:date="2026-09-23T23:05:00Z" w16du:dateUtc="2026-09-23T17:20:00Z">
            <w:rPr>
              <w:ins w:id="1096" w:author="Arun Rai" w:date="2026-09-16T14:39:00Z" w16du:dateUtc="2026-09-16T08:54:00Z"/>
              <w:rFonts w:ascii="Times New Roman" w:hAnsi="Times New Roman" w:cs="Times New Roman"/>
            </w:rPr>
          </w:rPrChange>
        </w:rPr>
      </w:pPr>
    </w:p>
    <w:p w14:paraId="6D45E69F" w14:textId="77777777" w:rsidR="009C6A9A" w:rsidRPr="007A3734" w:rsidRDefault="009C6A9A" w:rsidP="001B3AAA">
      <w:pPr>
        <w:jc w:val="both"/>
        <w:rPr>
          <w:ins w:id="1097" w:author="Arun Rai" w:date="2026-09-16T14:39:00Z" w16du:dateUtc="2026-09-16T08:54:00Z"/>
          <w:rFonts w:ascii="Times New Roman" w:hAnsi="Times New Roman" w:cs="Times New Roman"/>
          <w:color w:val="FFFFFF" w:themeColor="background1"/>
          <w:rPrChange w:id="1098" w:author="Arun Rai" w:date="2026-09-23T23:05:00Z" w16du:dateUtc="2026-09-23T17:20:00Z">
            <w:rPr>
              <w:ins w:id="1099" w:author="Arun Rai" w:date="2026-09-16T14:39:00Z" w16du:dateUtc="2026-09-16T08:54:00Z"/>
              <w:rFonts w:ascii="Times New Roman" w:hAnsi="Times New Roman" w:cs="Times New Roman"/>
            </w:rPr>
          </w:rPrChange>
        </w:rPr>
      </w:pPr>
    </w:p>
    <w:p w14:paraId="6A920C28" w14:textId="77777777" w:rsidR="009C6A9A" w:rsidRPr="007A3734" w:rsidRDefault="009C6A9A" w:rsidP="001B3AAA">
      <w:pPr>
        <w:jc w:val="both"/>
        <w:rPr>
          <w:ins w:id="1100" w:author="Arun Rai" w:date="2026-09-16T14:39:00Z" w16du:dateUtc="2026-09-16T08:54:00Z"/>
          <w:rFonts w:ascii="Times New Roman" w:hAnsi="Times New Roman" w:cs="Times New Roman"/>
          <w:color w:val="FFFFFF" w:themeColor="background1"/>
          <w:rPrChange w:id="1101" w:author="Arun Rai" w:date="2026-09-23T23:05:00Z" w16du:dateUtc="2026-09-23T17:20:00Z">
            <w:rPr>
              <w:ins w:id="1102" w:author="Arun Rai" w:date="2026-09-16T14:39:00Z" w16du:dateUtc="2026-09-16T08:54:00Z"/>
              <w:rFonts w:ascii="Times New Roman" w:hAnsi="Times New Roman" w:cs="Times New Roman"/>
            </w:rPr>
          </w:rPrChange>
        </w:rPr>
      </w:pPr>
    </w:p>
    <w:p w14:paraId="3100CCE2" w14:textId="77777777" w:rsidR="009C6A9A" w:rsidRPr="007A3734" w:rsidRDefault="009C6A9A" w:rsidP="001B3AAA">
      <w:pPr>
        <w:jc w:val="both"/>
        <w:rPr>
          <w:ins w:id="1103" w:author="Arun Rai" w:date="2026-09-16T14:39:00Z" w16du:dateUtc="2026-09-16T08:54:00Z"/>
          <w:rFonts w:ascii="Times New Roman" w:hAnsi="Times New Roman" w:cs="Times New Roman"/>
          <w:color w:val="FFFFFF" w:themeColor="background1"/>
          <w:rPrChange w:id="1104" w:author="Arun Rai" w:date="2026-09-23T23:05:00Z" w16du:dateUtc="2026-09-23T17:20:00Z">
            <w:rPr>
              <w:ins w:id="1105" w:author="Arun Rai" w:date="2026-09-16T14:39:00Z" w16du:dateUtc="2026-09-16T08:54:00Z"/>
              <w:rFonts w:ascii="Times New Roman" w:hAnsi="Times New Roman" w:cs="Times New Roman"/>
            </w:rPr>
          </w:rPrChange>
        </w:rPr>
      </w:pPr>
    </w:p>
    <w:p w14:paraId="2C2E31A4" w14:textId="77777777" w:rsidR="009C6A9A" w:rsidRPr="007A3734" w:rsidRDefault="009C6A9A" w:rsidP="001B3AAA">
      <w:pPr>
        <w:jc w:val="both"/>
        <w:rPr>
          <w:ins w:id="1106" w:author="Arun Rai" w:date="2026-09-16T14:39:00Z" w16du:dateUtc="2026-09-16T08:54:00Z"/>
          <w:rFonts w:ascii="Times New Roman" w:hAnsi="Times New Roman" w:cs="Times New Roman"/>
          <w:color w:val="FFFFFF" w:themeColor="background1"/>
          <w:rPrChange w:id="1107" w:author="Arun Rai" w:date="2026-09-23T23:05:00Z" w16du:dateUtc="2026-09-23T17:20:00Z">
            <w:rPr>
              <w:ins w:id="1108" w:author="Arun Rai" w:date="2026-09-16T14:39:00Z" w16du:dateUtc="2026-09-16T08:54:00Z"/>
              <w:rFonts w:ascii="Times New Roman" w:hAnsi="Times New Roman" w:cs="Times New Roman"/>
            </w:rPr>
          </w:rPrChange>
        </w:rPr>
      </w:pPr>
    </w:p>
    <w:p w14:paraId="5DF63C52" w14:textId="77777777" w:rsidR="009C6A9A" w:rsidRPr="007A3734" w:rsidRDefault="009C6A9A" w:rsidP="001B3AAA">
      <w:pPr>
        <w:jc w:val="both"/>
        <w:rPr>
          <w:ins w:id="1109" w:author="Arun Rai" w:date="2026-09-16T14:39:00Z" w16du:dateUtc="2026-09-16T08:54:00Z"/>
          <w:rFonts w:ascii="Times New Roman" w:hAnsi="Times New Roman" w:cs="Times New Roman"/>
          <w:color w:val="FFFFFF" w:themeColor="background1"/>
          <w:rPrChange w:id="1110" w:author="Arun Rai" w:date="2026-09-23T23:05:00Z" w16du:dateUtc="2026-09-23T17:20:00Z">
            <w:rPr>
              <w:ins w:id="1111" w:author="Arun Rai" w:date="2026-09-16T14:39:00Z" w16du:dateUtc="2026-09-16T08:54:00Z"/>
              <w:rFonts w:ascii="Times New Roman" w:hAnsi="Times New Roman" w:cs="Times New Roman"/>
            </w:rPr>
          </w:rPrChange>
        </w:rPr>
      </w:pPr>
    </w:p>
    <w:p w14:paraId="03A3D5F6" w14:textId="77777777" w:rsidR="009C6A9A" w:rsidRPr="007A3734" w:rsidRDefault="009C6A9A" w:rsidP="001B3AAA">
      <w:pPr>
        <w:jc w:val="both"/>
        <w:rPr>
          <w:ins w:id="1112" w:author="Arun Rai" w:date="2026-09-16T14:39:00Z" w16du:dateUtc="2026-09-16T08:54:00Z"/>
          <w:rFonts w:ascii="Times New Roman" w:hAnsi="Times New Roman" w:cs="Times New Roman"/>
          <w:color w:val="FFFFFF" w:themeColor="background1"/>
          <w:rPrChange w:id="1113" w:author="Arun Rai" w:date="2026-09-23T23:05:00Z" w16du:dateUtc="2026-09-23T17:20:00Z">
            <w:rPr>
              <w:ins w:id="1114" w:author="Arun Rai" w:date="2026-09-16T14:39:00Z" w16du:dateUtc="2026-09-16T08:54:00Z"/>
              <w:rFonts w:ascii="Times New Roman" w:hAnsi="Times New Roman" w:cs="Times New Roman"/>
            </w:rPr>
          </w:rPrChange>
        </w:rPr>
      </w:pPr>
    </w:p>
    <w:p w14:paraId="101EB7EA" w14:textId="77777777" w:rsidR="009C6A9A" w:rsidRPr="007A3734" w:rsidRDefault="009C6A9A" w:rsidP="001B3AAA">
      <w:pPr>
        <w:jc w:val="both"/>
        <w:rPr>
          <w:ins w:id="1115" w:author="Arun Rai" w:date="2026-09-16T14:39:00Z" w16du:dateUtc="2026-09-16T08:54:00Z"/>
          <w:rFonts w:ascii="Times New Roman" w:hAnsi="Times New Roman" w:cs="Times New Roman"/>
          <w:color w:val="FFFFFF" w:themeColor="background1"/>
          <w:rPrChange w:id="1116" w:author="Arun Rai" w:date="2026-09-23T23:05:00Z" w16du:dateUtc="2026-09-23T17:20:00Z">
            <w:rPr>
              <w:ins w:id="1117" w:author="Arun Rai" w:date="2026-09-16T14:39:00Z" w16du:dateUtc="2026-09-16T08:54:00Z"/>
              <w:rFonts w:ascii="Times New Roman" w:hAnsi="Times New Roman" w:cs="Times New Roman"/>
            </w:rPr>
          </w:rPrChange>
        </w:rPr>
      </w:pPr>
    </w:p>
    <w:p w14:paraId="7214DAD8" w14:textId="77777777" w:rsidR="009C6A9A" w:rsidRPr="007A3734" w:rsidRDefault="009C6A9A" w:rsidP="001B3AAA">
      <w:pPr>
        <w:jc w:val="both"/>
        <w:rPr>
          <w:ins w:id="1118" w:author="Arun Rai" w:date="2026-09-16T14:39:00Z" w16du:dateUtc="2026-09-16T08:54:00Z"/>
          <w:rFonts w:ascii="Times New Roman" w:hAnsi="Times New Roman" w:cs="Times New Roman"/>
          <w:color w:val="FFFFFF" w:themeColor="background1"/>
          <w:rPrChange w:id="1119" w:author="Arun Rai" w:date="2026-09-23T23:05:00Z" w16du:dateUtc="2026-09-23T17:20:00Z">
            <w:rPr>
              <w:ins w:id="1120" w:author="Arun Rai" w:date="2026-09-16T14:39:00Z" w16du:dateUtc="2026-09-16T08:54:00Z"/>
              <w:rFonts w:ascii="Times New Roman" w:hAnsi="Times New Roman" w:cs="Times New Roman"/>
            </w:rPr>
          </w:rPrChange>
        </w:rPr>
      </w:pPr>
    </w:p>
    <w:p w14:paraId="51CD6057" w14:textId="77777777" w:rsidR="009C6A9A" w:rsidRPr="007A3734" w:rsidRDefault="009C6A9A" w:rsidP="001B3AAA">
      <w:pPr>
        <w:jc w:val="both"/>
        <w:rPr>
          <w:ins w:id="1121" w:author="Arun Rai" w:date="2026-09-16T14:39:00Z" w16du:dateUtc="2026-09-16T08:54:00Z"/>
          <w:rFonts w:ascii="Times New Roman" w:hAnsi="Times New Roman" w:cs="Times New Roman"/>
          <w:color w:val="FFFFFF" w:themeColor="background1"/>
          <w:rPrChange w:id="1122" w:author="Arun Rai" w:date="2026-09-23T23:05:00Z" w16du:dateUtc="2026-09-23T17:20:00Z">
            <w:rPr>
              <w:ins w:id="1123" w:author="Arun Rai" w:date="2026-09-16T14:39:00Z" w16du:dateUtc="2026-09-16T08:54:00Z"/>
              <w:rFonts w:ascii="Times New Roman" w:hAnsi="Times New Roman" w:cs="Times New Roman"/>
            </w:rPr>
          </w:rPrChange>
        </w:rPr>
      </w:pPr>
    </w:p>
    <w:p w14:paraId="45C7D90B" w14:textId="77777777" w:rsidR="009C6A9A" w:rsidRPr="007A3734" w:rsidRDefault="009C6A9A" w:rsidP="001B3AAA">
      <w:pPr>
        <w:jc w:val="both"/>
        <w:rPr>
          <w:ins w:id="1124" w:author="Arun Rai" w:date="2026-09-16T14:39:00Z" w16du:dateUtc="2026-09-16T08:54:00Z"/>
          <w:rFonts w:ascii="Times New Roman" w:hAnsi="Times New Roman" w:cs="Times New Roman"/>
          <w:color w:val="FFFFFF" w:themeColor="background1"/>
          <w:rPrChange w:id="1125" w:author="Arun Rai" w:date="2026-09-23T23:05:00Z" w16du:dateUtc="2026-09-23T17:20:00Z">
            <w:rPr>
              <w:ins w:id="1126" w:author="Arun Rai" w:date="2026-09-16T14:39:00Z" w16du:dateUtc="2026-09-16T08:54:00Z"/>
              <w:rFonts w:ascii="Times New Roman" w:hAnsi="Times New Roman" w:cs="Times New Roman"/>
            </w:rPr>
          </w:rPrChange>
        </w:rPr>
      </w:pPr>
    </w:p>
    <w:p w14:paraId="514154BC" w14:textId="77777777" w:rsidR="009C6A9A" w:rsidRPr="007A3734" w:rsidRDefault="009C6A9A" w:rsidP="001B3AAA">
      <w:pPr>
        <w:jc w:val="both"/>
        <w:rPr>
          <w:ins w:id="1127" w:author="Arun Rai" w:date="2026-09-16T14:39:00Z" w16du:dateUtc="2026-09-16T08:54:00Z"/>
          <w:rFonts w:ascii="Times New Roman" w:hAnsi="Times New Roman" w:cs="Times New Roman"/>
          <w:color w:val="FFFFFF" w:themeColor="background1"/>
          <w:rPrChange w:id="1128" w:author="Arun Rai" w:date="2026-09-23T23:05:00Z" w16du:dateUtc="2026-09-23T17:20:00Z">
            <w:rPr>
              <w:ins w:id="1129" w:author="Arun Rai" w:date="2026-09-16T14:39:00Z" w16du:dateUtc="2026-09-16T08:54:00Z"/>
              <w:rFonts w:ascii="Times New Roman" w:hAnsi="Times New Roman" w:cs="Times New Roman"/>
            </w:rPr>
          </w:rPrChange>
        </w:rPr>
      </w:pPr>
    </w:p>
    <w:p w14:paraId="4379CEE5" w14:textId="77777777" w:rsidR="009C6A9A" w:rsidRPr="007A3734" w:rsidRDefault="009C6A9A" w:rsidP="001B3AAA">
      <w:pPr>
        <w:jc w:val="both"/>
        <w:rPr>
          <w:ins w:id="1130" w:author="Arun Rai" w:date="2026-09-16T14:39:00Z" w16du:dateUtc="2026-09-16T08:54:00Z"/>
          <w:rFonts w:ascii="Times New Roman" w:hAnsi="Times New Roman" w:cs="Times New Roman"/>
          <w:color w:val="FFFFFF" w:themeColor="background1"/>
          <w:rPrChange w:id="1131" w:author="Arun Rai" w:date="2026-09-23T23:05:00Z" w16du:dateUtc="2026-09-23T17:20:00Z">
            <w:rPr>
              <w:ins w:id="1132" w:author="Arun Rai" w:date="2026-09-16T14:39:00Z" w16du:dateUtc="2026-09-16T08:54:00Z"/>
              <w:rFonts w:ascii="Times New Roman" w:hAnsi="Times New Roman" w:cs="Times New Roman"/>
            </w:rPr>
          </w:rPrChange>
        </w:rPr>
      </w:pPr>
    </w:p>
    <w:p w14:paraId="15CCBBC3" w14:textId="77777777" w:rsidR="009C6A9A" w:rsidRPr="007A3734" w:rsidRDefault="009C6A9A" w:rsidP="001B3AAA">
      <w:pPr>
        <w:jc w:val="both"/>
        <w:rPr>
          <w:ins w:id="1133" w:author="Arun Rai" w:date="2026-09-16T14:39:00Z" w16du:dateUtc="2026-09-16T08:54:00Z"/>
          <w:rFonts w:ascii="Times New Roman" w:hAnsi="Times New Roman" w:cs="Times New Roman"/>
          <w:color w:val="FFFFFF" w:themeColor="background1"/>
          <w:rPrChange w:id="1134" w:author="Arun Rai" w:date="2026-09-23T23:05:00Z" w16du:dateUtc="2026-09-23T17:20:00Z">
            <w:rPr>
              <w:ins w:id="1135" w:author="Arun Rai" w:date="2026-09-16T14:39:00Z" w16du:dateUtc="2026-09-16T08:54:00Z"/>
              <w:rFonts w:ascii="Times New Roman" w:hAnsi="Times New Roman" w:cs="Times New Roman"/>
            </w:rPr>
          </w:rPrChange>
        </w:rPr>
      </w:pPr>
    </w:p>
    <w:p w14:paraId="7C0C99E1" w14:textId="77777777" w:rsidR="009C6A9A" w:rsidRPr="007A3734" w:rsidRDefault="009C6A9A" w:rsidP="001B3AAA">
      <w:pPr>
        <w:jc w:val="both"/>
        <w:rPr>
          <w:ins w:id="1136" w:author="Arun Rai" w:date="2026-09-16T14:39:00Z" w16du:dateUtc="2026-09-16T08:54:00Z"/>
          <w:rFonts w:ascii="Times New Roman" w:hAnsi="Times New Roman" w:cs="Times New Roman"/>
          <w:color w:val="FFFFFF" w:themeColor="background1"/>
          <w:rPrChange w:id="1137" w:author="Arun Rai" w:date="2026-09-23T23:05:00Z" w16du:dateUtc="2026-09-23T17:20:00Z">
            <w:rPr>
              <w:ins w:id="1138" w:author="Arun Rai" w:date="2026-09-16T14:39:00Z" w16du:dateUtc="2026-09-16T08:54:00Z"/>
              <w:rFonts w:ascii="Times New Roman" w:hAnsi="Times New Roman" w:cs="Times New Roman"/>
            </w:rPr>
          </w:rPrChange>
        </w:rPr>
      </w:pPr>
    </w:p>
    <w:p w14:paraId="414F8C33" w14:textId="77777777" w:rsidR="009C6A9A" w:rsidRPr="007A3734" w:rsidRDefault="009C6A9A" w:rsidP="001B3AAA">
      <w:pPr>
        <w:jc w:val="both"/>
        <w:rPr>
          <w:ins w:id="1139" w:author="Arun Rai" w:date="2026-09-16T14:39:00Z" w16du:dateUtc="2026-09-16T08:54:00Z"/>
          <w:rFonts w:ascii="Times New Roman" w:hAnsi="Times New Roman" w:cs="Times New Roman"/>
          <w:color w:val="FFFFFF" w:themeColor="background1"/>
          <w:rPrChange w:id="1140" w:author="Arun Rai" w:date="2026-09-23T23:05:00Z" w16du:dateUtc="2026-09-23T17:20:00Z">
            <w:rPr>
              <w:ins w:id="1141" w:author="Arun Rai" w:date="2026-09-16T14:39:00Z" w16du:dateUtc="2026-09-16T08:54:00Z"/>
              <w:rFonts w:ascii="Times New Roman" w:hAnsi="Times New Roman" w:cs="Times New Roman"/>
            </w:rPr>
          </w:rPrChange>
        </w:rPr>
      </w:pPr>
    </w:p>
    <w:p w14:paraId="74422099" w14:textId="77777777" w:rsidR="009C6A9A" w:rsidRPr="007A3734" w:rsidRDefault="009C6A9A" w:rsidP="001B3AAA">
      <w:pPr>
        <w:jc w:val="both"/>
        <w:rPr>
          <w:ins w:id="1142" w:author="Arun Rai" w:date="2026-09-16T14:39:00Z" w16du:dateUtc="2026-09-16T08:54:00Z"/>
          <w:rFonts w:ascii="Times New Roman" w:hAnsi="Times New Roman" w:cs="Times New Roman"/>
          <w:color w:val="FFFFFF" w:themeColor="background1"/>
          <w:rPrChange w:id="1143" w:author="Arun Rai" w:date="2026-09-23T23:05:00Z" w16du:dateUtc="2026-09-23T17:20:00Z">
            <w:rPr>
              <w:ins w:id="1144" w:author="Arun Rai" w:date="2026-09-16T14:39:00Z" w16du:dateUtc="2026-09-16T08:54:00Z"/>
              <w:rFonts w:ascii="Times New Roman" w:hAnsi="Times New Roman" w:cs="Times New Roman"/>
            </w:rPr>
          </w:rPrChange>
        </w:rPr>
      </w:pPr>
    </w:p>
    <w:p w14:paraId="462D86FA" w14:textId="77777777" w:rsidR="009C6A9A" w:rsidRPr="007A3734" w:rsidRDefault="009C6A9A" w:rsidP="001B3AAA">
      <w:pPr>
        <w:jc w:val="both"/>
        <w:rPr>
          <w:ins w:id="1145" w:author="Arun Rai" w:date="2026-09-16T14:39:00Z" w16du:dateUtc="2026-09-16T08:54:00Z"/>
          <w:rFonts w:ascii="Times New Roman" w:hAnsi="Times New Roman" w:cs="Times New Roman"/>
          <w:color w:val="FFFFFF" w:themeColor="background1"/>
          <w:rPrChange w:id="1146" w:author="Arun Rai" w:date="2026-09-23T23:05:00Z" w16du:dateUtc="2026-09-23T17:20:00Z">
            <w:rPr>
              <w:ins w:id="1147" w:author="Arun Rai" w:date="2026-09-16T14:39:00Z" w16du:dateUtc="2026-09-16T08:54:00Z"/>
              <w:rFonts w:ascii="Times New Roman" w:hAnsi="Times New Roman" w:cs="Times New Roman"/>
            </w:rPr>
          </w:rPrChange>
        </w:rPr>
      </w:pPr>
    </w:p>
    <w:p w14:paraId="226F9CC9" w14:textId="77777777" w:rsidR="009C6A9A" w:rsidRPr="007A3734" w:rsidRDefault="009C6A9A" w:rsidP="001B3AAA">
      <w:pPr>
        <w:jc w:val="both"/>
        <w:rPr>
          <w:ins w:id="1148" w:author="Arun Rai" w:date="2026-09-16T14:39:00Z" w16du:dateUtc="2026-09-16T08:54:00Z"/>
          <w:rFonts w:ascii="Times New Roman" w:hAnsi="Times New Roman" w:cs="Times New Roman"/>
          <w:color w:val="FFFFFF" w:themeColor="background1"/>
          <w:rPrChange w:id="1149" w:author="Arun Rai" w:date="2026-09-23T23:05:00Z" w16du:dateUtc="2026-09-23T17:20:00Z">
            <w:rPr>
              <w:ins w:id="1150" w:author="Arun Rai" w:date="2026-09-16T14:39:00Z" w16du:dateUtc="2026-09-16T08:54:00Z"/>
              <w:rFonts w:ascii="Times New Roman" w:hAnsi="Times New Roman" w:cs="Times New Roman"/>
            </w:rPr>
          </w:rPrChange>
        </w:rPr>
      </w:pPr>
    </w:p>
    <w:p w14:paraId="2CB55120" w14:textId="77777777" w:rsidR="009C6A9A" w:rsidRPr="007A3734" w:rsidRDefault="009C6A9A" w:rsidP="001B3AAA">
      <w:pPr>
        <w:jc w:val="both"/>
        <w:rPr>
          <w:ins w:id="1151" w:author="Arun Rai" w:date="2026-09-16T14:39:00Z" w16du:dateUtc="2026-09-16T08:54:00Z"/>
          <w:rFonts w:ascii="Times New Roman" w:hAnsi="Times New Roman" w:cs="Times New Roman"/>
          <w:color w:val="FFFFFF" w:themeColor="background1"/>
          <w:rPrChange w:id="1152" w:author="Arun Rai" w:date="2026-09-23T23:05:00Z" w16du:dateUtc="2026-09-23T17:20:00Z">
            <w:rPr>
              <w:ins w:id="1153" w:author="Arun Rai" w:date="2026-09-16T14:39:00Z" w16du:dateUtc="2026-09-16T08:54:00Z"/>
              <w:rFonts w:ascii="Times New Roman" w:hAnsi="Times New Roman" w:cs="Times New Roman"/>
            </w:rPr>
          </w:rPrChange>
        </w:rPr>
      </w:pPr>
    </w:p>
    <w:p w14:paraId="70A30547" w14:textId="77777777" w:rsidR="009C6A9A" w:rsidRPr="007A3734" w:rsidRDefault="009C6A9A" w:rsidP="001B3AAA">
      <w:pPr>
        <w:jc w:val="both"/>
        <w:rPr>
          <w:ins w:id="1154" w:author="Arun Rai" w:date="2026-09-16T14:39:00Z" w16du:dateUtc="2026-09-16T08:54:00Z"/>
          <w:rFonts w:ascii="Times New Roman" w:hAnsi="Times New Roman" w:cs="Times New Roman"/>
          <w:color w:val="FFFFFF" w:themeColor="background1"/>
          <w:rPrChange w:id="1155" w:author="Arun Rai" w:date="2026-09-23T23:05:00Z" w16du:dateUtc="2026-09-23T17:20:00Z">
            <w:rPr>
              <w:ins w:id="1156" w:author="Arun Rai" w:date="2026-09-16T14:39:00Z" w16du:dateUtc="2026-09-16T08:54:00Z"/>
              <w:rFonts w:ascii="Times New Roman" w:hAnsi="Times New Roman" w:cs="Times New Roman"/>
            </w:rPr>
          </w:rPrChange>
        </w:rPr>
      </w:pPr>
    </w:p>
    <w:p w14:paraId="77C2ADCD" w14:textId="77777777" w:rsidR="009C6A9A" w:rsidRPr="007A3734" w:rsidRDefault="009C6A9A" w:rsidP="001B3AAA">
      <w:pPr>
        <w:jc w:val="both"/>
        <w:rPr>
          <w:ins w:id="1157" w:author="Arun Rai" w:date="2026-09-16T14:39:00Z" w16du:dateUtc="2026-09-16T08:54:00Z"/>
          <w:rFonts w:ascii="Times New Roman" w:hAnsi="Times New Roman" w:cs="Times New Roman"/>
          <w:color w:val="FFFFFF" w:themeColor="background1"/>
          <w:rPrChange w:id="1158" w:author="Arun Rai" w:date="2026-09-23T23:05:00Z" w16du:dateUtc="2026-09-23T17:20:00Z">
            <w:rPr>
              <w:ins w:id="1159" w:author="Arun Rai" w:date="2026-09-16T14:39:00Z" w16du:dateUtc="2026-09-16T08:54:00Z"/>
              <w:rFonts w:ascii="Times New Roman" w:hAnsi="Times New Roman" w:cs="Times New Roman"/>
            </w:rPr>
          </w:rPrChange>
        </w:rPr>
      </w:pPr>
    </w:p>
    <w:p w14:paraId="4AD49837" w14:textId="77777777" w:rsidR="009C6A9A" w:rsidRPr="007A3734" w:rsidRDefault="009C6A9A" w:rsidP="001B3AAA">
      <w:pPr>
        <w:jc w:val="both"/>
        <w:rPr>
          <w:ins w:id="1160" w:author="Arun Rai" w:date="2026-09-16T14:39:00Z" w16du:dateUtc="2026-09-16T08:54:00Z"/>
          <w:rFonts w:ascii="Times New Roman" w:hAnsi="Times New Roman" w:cs="Times New Roman"/>
          <w:color w:val="FFFFFF" w:themeColor="background1"/>
          <w:rPrChange w:id="1161" w:author="Arun Rai" w:date="2026-09-23T23:05:00Z" w16du:dateUtc="2026-09-23T17:20:00Z">
            <w:rPr>
              <w:ins w:id="1162" w:author="Arun Rai" w:date="2026-09-16T14:39:00Z" w16du:dateUtc="2026-09-16T08:54:00Z"/>
              <w:rFonts w:ascii="Times New Roman" w:hAnsi="Times New Roman" w:cs="Times New Roman"/>
            </w:rPr>
          </w:rPrChange>
        </w:rPr>
      </w:pPr>
    </w:p>
    <w:p w14:paraId="2F12C319" w14:textId="77777777" w:rsidR="009C6A9A" w:rsidRPr="007A3734" w:rsidRDefault="009C6A9A" w:rsidP="001B3AAA">
      <w:pPr>
        <w:jc w:val="both"/>
        <w:rPr>
          <w:ins w:id="1163" w:author="Arun Rai" w:date="2026-09-16T14:39:00Z" w16du:dateUtc="2026-09-16T08:54:00Z"/>
          <w:rFonts w:ascii="Times New Roman" w:hAnsi="Times New Roman" w:cs="Times New Roman"/>
          <w:color w:val="FFFFFF" w:themeColor="background1"/>
          <w:rPrChange w:id="1164" w:author="Arun Rai" w:date="2026-09-23T23:05:00Z" w16du:dateUtc="2026-09-23T17:20:00Z">
            <w:rPr>
              <w:ins w:id="1165" w:author="Arun Rai" w:date="2026-09-16T14:39:00Z" w16du:dateUtc="2026-09-16T08:54:00Z"/>
              <w:rFonts w:ascii="Times New Roman" w:hAnsi="Times New Roman" w:cs="Times New Roman"/>
            </w:rPr>
          </w:rPrChange>
        </w:rPr>
      </w:pPr>
    </w:p>
    <w:p w14:paraId="2F912F6A" w14:textId="77777777" w:rsidR="009C6A9A" w:rsidRPr="007A3734" w:rsidRDefault="009C6A9A" w:rsidP="001B3AAA">
      <w:pPr>
        <w:jc w:val="both"/>
        <w:rPr>
          <w:ins w:id="1166" w:author="Arun Rai" w:date="2026-09-16T14:39:00Z" w16du:dateUtc="2026-09-16T08:54:00Z"/>
          <w:rFonts w:ascii="Times New Roman" w:hAnsi="Times New Roman" w:cs="Times New Roman"/>
          <w:color w:val="FFFFFF" w:themeColor="background1"/>
          <w:rPrChange w:id="1167" w:author="Arun Rai" w:date="2026-09-23T23:05:00Z" w16du:dateUtc="2026-09-23T17:20:00Z">
            <w:rPr>
              <w:ins w:id="1168" w:author="Arun Rai" w:date="2026-09-16T14:39:00Z" w16du:dateUtc="2026-09-16T08:54:00Z"/>
              <w:rFonts w:ascii="Times New Roman" w:hAnsi="Times New Roman" w:cs="Times New Roman"/>
            </w:rPr>
          </w:rPrChange>
        </w:rPr>
      </w:pPr>
    </w:p>
    <w:p w14:paraId="4E8B8463" w14:textId="77777777" w:rsidR="009C6A9A" w:rsidRPr="007A3734" w:rsidRDefault="009C6A9A" w:rsidP="001B3AAA">
      <w:pPr>
        <w:jc w:val="both"/>
        <w:rPr>
          <w:ins w:id="1169" w:author="Arun Rai" w:date="2026-09-16T14:39:00Z" w16du:dateUtc="2026-09-16T08:54:00Z"/>
          <w:rFonts w:ascii="Times New Roman" w:hAnsi="Times New Roman" w:cs="Times New Roman"/>
          <w:color w:val="FFFFFF" w:themeColor="background1"/>
          <w:rPrChange w:id="1170" w:author="Arun Rai" w:date="2026-09-23T23:05:00Z" w16du:dateUtc="2026-09-23T17:20:00Z">
            <w:rPr>
              <w:ins w:id="1171" w:author="Arun Rai" w:date="2026-09-16T14:39:00Z" w16du:dateUtc="2026-09-16T08:54:00Z"/>
              <w:rFonts w:ascii="Times New Roman" w:hAnsi="Times New Roman" w:cs="Times New Roman"/>
            </w:rPr>
          </w:rPrChange>
        </w:rPr>
      </w:pPr>
    </w:p>
    <w:p w14:paraId="3A4F4F32" w14:textId="77777777" w:rsidR="009C6A9A" w:rsidRPr="007A3734" w:rsidRDefault="009C6A9A" w:rsidP="001B3AAA">
      <w:pPr>
        <w:jc w:val="both"/>
        <w:rPr>
          <w:ins w:id="1172" w:author="Arun Rai" w:date="2026-09-16T14:39:00Z" w16du:dateUtc="2026-09-16T08:54:00Z"/>
          <w:rFonts w:ascii="Times New Roman" w:hAnsi="Times New Roman" w:cs="Times New Roman"/>
          <w:color w:val="FFFFFF" w:themeColor="background1"/>
          <w:rPrChange w:id="1173" w:author="Arun Rai" w:date="2026-09-23T23:05:00Z" w16du:dateUtc="2026-09-23T17:20:00Z">
            <w:rPr>
              <w:ins w:id="1174" w:author="Arun Rai" w:date="2026-09-16T14:39:00Z" w16du:dateUtc="2026-09-16T08:54:00Z"/>
              <w:rFonts w:ascii="Times New Roman" w:hAnsi="Times New Roman" w:cs="Times New Roman"/>
            </w:rPr>
          </w:rPrChange>
        </w:rPr>
      </w:pPr>
    </w:p>
    <w:p w14:paraId="3BE844BF" w14:textId="77777777" w:rsidR="009C6A9A" w:rsidRPr="007A3734" w:rsidRDefault="009C6A9A" w:rsidP="001B3AAA">
      <w:pPr>
        <w:jc w:val="both"/>
        <w:rPr>
          <w:ins w:id="1175" w:author="Arun Rai" w:date="2026-09-16T14:39:00Z" w16du:dateUtc="2026-09-16T08:54:00Z"/>
          <w:rFonts w:ascii="Times New Roman" w:hAnsi="Times New Roman" w:cs="Times New Roman"/>
          <w:color w:val="FFFFFF" w:themeColor="background1"/>
          <w:rPrChange w:id="1176" w:author="Arun Rai" w:date="2026-09-23T23:05:00Z" w16du:dateUtc="2026-09-23T17:20:00Z">
            <w:rPr>
              <w:ins w:id="1177" w:author="Arun Rai" w:date="2026-09-16T14:39:00Z" w16du:dateUtc="2026-09-16T08:54:00Z"/>
              <w:rFonts w:ascii="Times New Roman" w:hAnsi="Times New Roman" w:cs="Times New Roman"/>
            </w:rPr>
          </w:rPrChange>
        </w:rPr>
      </w:pPr>
    </w:p>
    <w:p w14:paraId="5D160520" w14:textId="77777777" w:rsidR="009C6A9A" w:rsidRPr="007A3734" w:rsidRDefault="009C6A9A" w:rsidP="001B3AAA">
      <w:pPr>
        <w:jc w:val="both"/>
        <w:rPr>
          <w:ins w:id="1178" w:author="Arun Rai" w:date="2026-09-16T14:39:00Z" w16du:dateUtc="2026-09-16T08:54:00Z"/>
          <w:rFonts w:ascii="Times New Roman" w:hAnsi="Times New Roman" w:cs="Times New Roman"/>
          <w:color w:val="FFFFFF" w:themeColor="background1"/>
          <w:rPrChange w:id="1179" w:author="Arun Rai" w:date="2026-09-23T23:05:00Z" w16du:dateUtc="2026-09-23T17:20:00Z">
            <w:rPr>
              <w:ins w:id="1180" w:author="Arun Rai" w:date="2026-09-16T14:39:00Z" w16du:dateUtc="2026-09-16T08:54:00Z"/>
              <w:rFonts w:ascii="Times New Roman" w:hAnsi="Times New Roman" w:cs="Times New Roman"/>
            </w:rPr>
          </w:rPrChange>
        </w:rPr>
      </w:pPr>
    </w:p>
    <w:p w14:paraId="24172CDA" w14:textId="77777777" w:rsidR="009C6A9A" w:rsidRPr="007A3734" w:rsidRDefault="009C6A9A" w:rsidP="001B3AAA">
      <w:pPr>
        <w:jc w:val="both"/>
        <w:rPr>
          <w:ins w:id="1181" w:author="Arun Rai" w:date="2026-09-16T14:39:00Z" w16du:dateUtc="2026-09-16T08:54:00Z"/>
          <w:rFonts w:ascii="Times New Roman" w:hAnsi="Times New Roman" w:cs="Times New Roman"/>
          <w:color w:val="FFFFFF" w:themeColor="background1"/>
          <w:rPrChange w:id="1182" w:author="Arun Rai" w:date="2026-09-23T23:05:00Z" w16du:dateUtc="2026-09-23T17:20:00Z">
            <w:rPr>
              <w:ins w:id="1183" w:author="Arun Rai" w:date="2026-09-16T14:39:00Z" w16du:dateUtc="2026-09-16T08:54:00Z"/>
              <w:rFonts w:ascii="Times New Roman" w:hAnsi="Times New Roman" w:cs="Times New Roman"/>
            </w:rPr>
          </w:rPrChange>
        </w:rPr>
      </w:pPr>
    </w:p>
    <w:p w14:paraId="7C4EC9A3" w14:textId="77777777" w:rsidR="009C6A9A" w:rsidRPr="007A3734" w:rsidRDefault="009C6A9A" w:rsidP="001B3AAA">
      <w:pPr>
        <w:jc w:val="both"/>
        <w:rPr>
          <w:ins w:id="1184" w:author="Arun Rai" w:date="2026-09-16T14:39:00Z" w16du:dateUtc="2026-09-16T08:54:00Z"/>
          <w:rFonts w:ascii="Times New Roman" w:hAnsi="Times New Roman" w:cs="Times New Roman"/>
          <w:color w:val="FFFFFF" w:themeColor="background1"/>
          <w:rPrChange w:id="1185" w:author="Arun Rai" w:date="2026-09-23T23:05:00Z" w16du:dateUtc="2026-09-23T17:20:00Z">
            <w:rPr>
              <w:ins w:id="1186" w:author="Arun Rai" w:date="2026-09-16T14:39:00Z" w16du:dateUtc="2026-09-16T08:54:00Z"/>
              <w:rFonts w:ascii="Times New Roman" w:hAnsi="Times New Roman" w:cs="Times New Roman"/>
            </w:rPr>
          </w:rPrChange>
        </w:rPr>
      </w:pPr>
    </w:p>
    <w:p w14:paraId="3E9AA1D9" w14:textId="77777777" w:rsidR="009C6A9A" w:rsidRPr="007A3734" w:rsidRDefault="009C6A9A" w:rsidP="001B3AAA">
      <w:pPr>
        <w:jc w:val="both"/>
        <w:rPr>
          <w:ins w:id="1187" w:author="Arun Rai" w:date="2026-09-16T14:39:00Z" w16du:dateUtc="2026-09-16T08:54:00Z"/>
          <w:rFonts w:ascii="Times New Roman" w:hAnsi="Times New Roman" w:cs="Times New Roman"/>
          <w:color w:val="FFFFFF" w:themeColor="background1"/>
          <w:rPrChange w:id="1188" w:author="Arun Rai" w:date="2026-09-23T23:05:00Z" w16du:dateUtc="2026-09-23T17:20:00Z">
            <w:rPr>
              <w:ins w:id="1189" w:author="Arun Rai" w:date="2026-09-16T14:39:00Z" w16du:dateUtc="2026-09-16T08:54:00Z"/>
              <w:rFonts w:ascii="Times New Roman" w:hAnsi="Times New Roman" w:cs="Times New Roman"/>
            </w:rPr>
          </w:rPrChange>
        </w:rPr>
      </w:pPr>
    </w:p>
    <w:p w14:paraId="22B08BA1" w14:textId="77777777" w:rsidR="009C6A9A" w:rsidRPr="007A3734" w:rsidRDefault="009C6A9A" w:rsidP="001B3AAA">
      <w:pPr>
        <w:jc w:val="both"/>
        <w:rPr>
          <w:ins w:id="1190" w:author="Arun Rai" w:date="2026-09-16T14:39:00Z" w16du:dateUtc="2026-09-16T08:54:00Z"/>
          <w:rFonts w:ascii="Times New Roman" w:hAnsi="Times New Roman" w:cs="Times New Roman"/>
          <w:color w:val="FFFFFF" w:themeColor="background1"/>
          <w:rPrChange w:id="1191" w:author="Arun Rai" w:date="2026-09-23T23:05:00Z" w16du:dateUtc="2026-09-23T17:20:00Z">
            <w:rPr>
              <w:ins w:id="1192" w:author="Arun Rai" w:date="2026-09-16T14:39:00Z" w16du:dateUtc="2026-09-16T08:54:00Z"/>
              <w:rFonts w:ascii="Times New Roman" w:hAnsi="Times New Roman" w:cs="Times New Roman"/>
            </w:rPr>
          </w:rPrChange>
        </w:rPr>
      </w:pPr>
    </w:p>
    <w:p w14:paraId="38BE8CC8" w14:textId="77777777" w:rsidR="009C6A9A" w:rsidRPr="007A3734" w:rsidRDefault="009C6A9A" w:rsidP="001B3AAA">
      <w:pPr>
        <w:jc w:val="both"/>
        <w:rPr>
          <w:ins w:id="1193" w:author="Arun Rai" w:date="2026-09-16T14:39:00Z" w16du:dateUtc="2026-09-16T08:54:00Z"/>
          <w:rFonts w:ascii="Times New Roman" w:hAnsi="Times New Roman" w:cs="Times New Roman"/>
          <w:color w:val="FFFFFF" w:themeColor="background1"/>
          <w:rPrChange w:id="1194" w:author="Arun Rai" w:date="2026-09-23T23:05:00Z" w16du:dateUtc="2026-09-23T17:20:00Z">
            <w:rPr>
              <w:ins w:id="1195" w:author="Arun Rai" w:date="2026-09-16T14:39:00Z" w16du:dateUtc="2026-09-16T08:54:00Z"/>
              <w:rFonts w:ascii="Times New Roman" w:hAnsi="Times New Roman" w:cs="Times New Roman"/>
            </w:rPr>
          </w:rPrChange>
        </w:rPr>
      </w:pPr>
    </w:p>
    <w:p w14:paraId="010EEFA0" w14:textId="77777777" w:rsidR="009C6A9A" w:rsidRPr="007A3734" w:rsidRDefault="009C6A9A" w:rsidP="001B3AAA">
      <w:pPr>
        <w:jc w:val="both"/>
        <w:rPr>
          <w:ins w:id="1196" w:author="Arun Rai" w:date="2026-09-16T14:39:00Z" w16du:dateUtc="2026-09-16T08:54:00Z"/>
          <w:rFonts w:ascii="Times New Roman" w:hAnsi="Times New Roman" w:cs="Times New Roman"/>
          <w:color w:val="FFFFFF" w:themeColor="background1"/>
          <w:rPrChange w:id="1197" w:author="Arun Rai" w:date="2026-09-23T23:05:00Z" w16du:dateUtc="2026-09-23T17:20:00Z">
            <w:rPr>
              <w:ins w:id="1198" w:author="Arun Rai" w:date="2026-09-16T14:39:00Z" w16du:dateUtc="2026-09-16T08:54:00Z"/>
              <w:rFonts w:ascii="Times New Roman" w:hAnsi="Times New Roman" w:cs="Times New Roman"/>
            </w:rPr>
          </w:rPrChange>
        </w:rPr>
      </w:pPr>
    </w:p>
    <w:p w14:paraId="17B2D5B4" w14:textId="77777777" w:rsidR="009C6A9A" w:rsidRPr="007A3734" w:rsidRDefault="009C6A9A" w:rsidP="001B3AAA">
      <w:pPr>
        <w:jc w:val="both"/>
        <w:rPr>
          <w:ins w:id="1199" w:author="Arun Rai" w:date="2026-09-16T14:39:00Z" w16du:dateUtc="2026-09-16T08:54:00Z"/>
          <w:rFonts w:ascii="Times New Roman" w:hAnsi="Times New Roman" w:cs="Times New Roman"/>
          <w:color w:val="FFFFFF" w:themeColor="background1"/>
          <w:rPrChange w:id="1200" w:author="Arun Rai" w:date="2026-09-23T23:05:00Z" w16du:dateUtc="2026-09-23T17:20:00Z">
            <w:rPr>
              <w:ins w:id="1201" w:author="Arun Rai" w:date="2026-09-16T14:39:00Z" w16du:dateUtc="2026-09-16T08:54:00Z"/>
              <w:rFonts w:ascii="Times New Roman" w:hAnsi="Times New Roman" w:cs="Times New Roman"/>
            </w:rPr>
          </w:rPrChange>
        </w:rPr>
      </w:pPr>
    </w:p>
    <w:p w14:paraId="69C57F83" w14:textId="77777777" w:rsidR="009C6A9A" w:rsidRPr="007A3734" w:rsidRDefault="009C6A9A" w:rsidP="001B3AAA">
      <w:pPr>
        <w:jc w:val="both"/>
        <w:rPr>
          <w:ins w:id="1202" w:author="Arun Rai" w:date="2026-09-16T14:39:00Z" w16du:dateUtc="2026-09-16T08:54:00Z"/>
          <w:rFonts w:ascii="Times New Roman" w:hAnsi="Times New Roman" w:cs="Times New Roman"/>
          <w:color w:val="FFFFFF" w:themeColor="background1"/>
          <w:rPrChange w:id="1203" w:author="Arun Rai" w:date="2026-09-23T23:05:00Z" w16du:dateUtc="2026-09-23T17:20:00Z">
            <w:rPr>
              <w:ins w:id="1204" w:author="Arun Rai" w:date="2026-09-16T14:39:00Z" w16du:dateUtc="2026-09-16T08:54:00Z"/>
              <w:rFonts w:ascii="Times New Roman" w:hAnsi="Times New Roman" w:cs="Times New Roman"/>
            </w:rPr>
          </w:rPrChange>
        </w:rPr>
      </w:pPr>
    </w:p>
    <w:p w14:paraId="67BCE891" w14:textId="77777777" w:rsidR="009C6A9A" w:rsidRPr="007A3734" w:rsidRDefault="009C6A9A" w:rsidP="001B3AAA">
      <w:pPr>
        <w:jc w:val="both"/>
        <w:rPr>
          <w:ins w:id="1205" w:author="Arun Rai" w:date="2026-09-16T14:39:00Z" w16du:dateUtc="2026-09-16T08:54:00Z"/>
          <w:rFonts w:ascii="Times New Roman" w:hAnsi="Times New Roman" w:cs="Times New Roman"/>
          <w:color w:val="FFFFFF" w:themeColor="background1"/>
          <w:rPrChange w:id="1206" w:author="Arun Rai" w:date="2026-09-23T23:05:00Z" w16du:dateUtc="2026-09-23T17:20:00Z">
            <w:rPr>
              <w:ins w:id="1207" w:author="Arun Rai" w:date="2026-09-16T14:39:00Z" w16du:dateUtc="2026-09-16T08:54:00Z"/>
              <w:rFonts w:ascii="Times New Roman" w:hAnsi="Times New Roman" w:cs="Times New Roman"/>
            </w:rPr>
          </w:rPrChange>
        </w:rPr>
      </w:pPr>
    </w:p>
    <w:p w14:paraId="1C819746" w14:textId="77777777" w:rsidR="009C6A9A" w:rsidRPr="007A3734" w:rsidRDefault="009C6A9A" w:rsidP="001B3AAA">
      <w:pPr>
        <w:jc w:val="both"/>
        <w:rPr>
          <w:ins w:id="1208" w:author="Arun Rai" w:date="2026-09-16T14:39:00Z" w16du:dateUtc="2026-09-16T08:54:00Z"/>
          <w:rFonts w:ascii="Times New Roman" w:hAnsi="Times New Roman" w:cs="Times New Roman"/>
          <w:color w:val="FFFFFF" w:themeColor="background1"/>
          <w:rPrChange w:id="1209" w:author="Arun Rai" w:date="2026-09-23T23:05:00Z" w16du:dateUtc="2026-09-23T17:20:00Z">
            <w:rPr>
              <w:ins w:id="1210" w:author="Arun Rai" w:date="2026-09-16T14:39:00Z" w16du:dateUtc="2026-09-16T08:54:00Z"/>
              <w:rFonts w:ascii="Times New Roman" w:hAnsi="Times New Roman" w:cs="Times New Roman"/>
            </w:rPr>
          </w:rPrChange>
        </w:rPr>
      </w:pPr>
    </w:p>
    <w:p w14:paraId="1B5570B0" w14:textId="77777777" w:rsidR="009C6A9A" w:rsidRPr="007A3734" w:rsidRDefault="009C6A9A" w:rsidP="001B3AAA">
      <w:pPr>
        <w:jc w:val="both"/>
        <w:rPr>
          <w:ins w:id="1211" w:author="Arun Rai" w:date="2026-09-16T14:39:00Z" w16du:dateUtc="2026-09-16T08:54:00Z"/>
          <w:rFonts w:ascii="Times New Roman" w:hAnsi="Times New Roman" w:cs="Times New Roman"/>
          <w:color w:val="FFFFFF" w:themeColor="background1"/>
          <w:rPrChange w:id="1212" w:author="Arun Rai" w:date="2026-09-23T23:05:00Z" w16du:dateUtc="2026-09-23T17:20:00Z">
            <w:rPr>
              <w:ins w:id="1213" w:author="Arun Rai" w:date="2026-09-16T14:39:00Z" w16du:dateUtc="2026-09-16T08:54:00Z"/>
              <w:rFonts w:ascii="Times New Roman" w:hAnsi="Times New Roman" w:cs="Times New Roman"/>
            </w:rPr>
          </w:rPrChange>
        </w:rPr>
      </w:pPr>
    </w:p>
    <w:p w14:paraId="61720DD2" w14:textId="77777777" w:rsidR="009C6A9A" w:rsidRPr="007A3734" w:rsidRDefault="009C6A9A" w:rsidP="001B3AAA">
      <w:pPr>
        <w:jc w:val="both"/>
        <w:rPr>
          <w:ins w:id="1214" w:author="Arun Rai" w:date="2026-09-16T14:39:00Z" w16du:dateUtc="2026-09-16T08:54:00Z"/>
          <w:rFonts w:ascii="Times New Roman" w:hAnsi="Times New Roman" w:cs="Times New Roman"/>
          <w:color w:val="FFFFFF" w:themeColor="background1"/>
          <w:rPrChange w:id="1215" w:author="Arun Rai" w:date="2026-09-23T23:05:00Z" w16du:dateUtc="2026-09-23T17:20:00Z">
            <w:rPr>
              <w:ins w:id="1216" w:author="Arun Rai" w:date="2026-09-16T14:39:00Z" w16du:dateUtc="2026-09-16T08:54:00Z"/>
              <w:rFonts w:ascii="Times New Roman" w:hAnsi="Times New Roman" w:cs="Times New Roman"/>
            </w:rPr>
          </w:rPrChange>
        </w:rPr>
      </w:pPr>
    </w:p>
    <w:p w14:paraId="7AF4FAB2" w14:textId="77777777" w:rsidR="009C6A9A" w:rsidRPr="007A3734" w:rsidRDefault="009C6A9A" w:rsidP="001B3AAA">
      <w:pPr>
        <w:jc w:val="both"/>
        <w:rPr>
          <w:ins w:id="1217" w:author="Arun Rai" w:date="2026-09-16T14:39:00Z" w16du:dateUtc="2026-09-16T08:54:00Z"/>
          <w:rFonts w:ascii="Times New Roman" w:hAnsi="Times New Roman" w:cs="Times New Roman"/>
          <w:color w:val="FFFFFF" w:themeColor="background1"/>
          <w:rPrChange w:id="1218" w:author="Arun Rai" w:date="2026-09-23T23:05:00Z" w16du:dateUtc="2026-09-23T17:20:00Z">
            <w:rPr>
              <w:ins w:id="1219" w:author="Arun Rai" w:date="2026-09-16T14:39:00Z" w16du:dateUtc="2026-09-16T08:54:00Z"/>
              <w:rFonts w:ascii="Times New Roman" w:hAnsi="Times New Roman" w:cs="Times New Roman"/>
            </w:rPr>
          </w:rPrChange>
        </w:rPr>
      </w:pPr>
    </w:p>
    <w:p w14:paraId="47DEE9D8" w14:textId="77777777" w:rsidR="009C6A9A" w:rsidRPr="007A3734" w:rsidRDefault="009C6A9A" w:rsidP="001B3AAA">
      <w:pPr>
        <w:jc w:val="both"/>
        <w:rPr>
          <w:ins w:id="1220" w:author="Arun Rai" w:date="2026-09-16T14:39:00Z" w16du:dateUtc="2026-09-16T08:54:00Z"/>
          <w:rFonts w:ascii="Times New Roman" w:hAnsi="Times New Roman" w:cs="Times New Roman"/>
          <w:color w:val="FFFFFF" w:themeColor="background1"/>
          <w:rPrChange w:id="1221" w:author="Arun Rai" w:date="2026-09-23T23:05:00Z" w16du:dateUtc="2026-09-23T17:20:00Z">
            <w:rPr>
              <w:ins w:id="1222" w:author="Arun Rai" w:date="2026-09-16T14:39:00Z" w16du:dateUtc="2026-09-16T08:54:00Z"/>
              <w:rFonts w:ascii="Times New Roman" w:hAnsi="Times New Roman" w:cs="Times New Roman"/>
            </w:rPr>
          </w:rPrChange>
        </w:rPr>
      </w:pPr>
    </w:p>
    <w:p w14:paraId="09D6FABE" w14:textId="77777777" w:rsidR="009C6A9A" w:rsidRPr="007A3734" w:rsidRDefault="009C6A9A" w:rsidP="001B3AAA">
      <w:pPr>
        <w:jc w:val="both"/>
        <w:rPr>
          <w:ins w:id="1223" w:author="Arun Rai" w:date="2026-09-16T14:39:00Z" w16du:dateUtc="2026-09-16T08:54:00Z"/>
          <w:rFonts w:ascii="Times New Roman" w:hAnsi="Times New Roman" w:cs="Times New Roman"/>
          <w:color w:val="FFFFFF" w:themeColor="background1"/>
          <w:rPrChange w:id="1224" w:author="Arun Rai" w:date="2026-09-23T23:05:00Z" w16du:dateUtc="2026-09-23T17:20:00Z">
            <w:rPr>
              <w:ins w:id="1225" w:author="Arun Rai" w:date="2026-09-16T14:39:00Z" w16du:dateUtc="2026-09-16T08:54:00Z"/>
              <w:rFonts w:ascii="Times New Roman" w:hAnsi="Times New Roman" w:cs="Times New Roman"/>
            </w:rPr>
          </w:rPrChange>
        </w:rPr>
      </w:pPr>
    </w:p>
    <w:p w14:paraId="0D1019A1" w14:textId="77777777" w:rsidR="009C6A9A" w:rsidRPr="007A3734" w:rsidRDefault="009C6A9A" w:rsidP="001B3AAA">
      <w:pPr>
        <w:jc w:val="both"/>
        <w:rPr>
          <w:ins w:id="1226" w:author="Arun Rai" w:date="2026-09-16T14:39:00Z" w16du:dateUtc="2026-09-16T08:54:00Z"/>
          <w:rFonts w:ascii="Times New Roman" w:hAnsi="Times New Roman" w:cs="Times New Roman"/>
          <w:color w:val="FFFFFF" w:themeColor="background1"/>
          <w:rPrChange w:id="1227" w:author="Arun Rai" w:date="2026-09-23T23:05:00Z" w16du:dateUtc="2026-09-23T17:20:00Z">
            <w:rPr>
              <w:ins w:id="1228" w:author="Arun Rai" w:date="2026-09-16T14:39:00Z" w16du:dateUtc="2026-09-16T08:54:00Z"/>
              <w:rFonts w:ascii="Times New Roman" w:hAnsi="Times New Roman" w:cs="Times New Roman"/>
            </w:rPr>
          </w:rPrChange>
        </w:rPr>
      </w:pPr>
    </w:p>
    <w:p w14:paraId="3D4197C5" w14:textId="77777777" w:rsidR="009C6A9A" w:rsidRPr="007A3734" w:rsidRDefault="009C6A9A" w:rsidP="001B3AAA">
      <w:pPr>
        <w:jc w:val="both"/>
        <w:rPr>
          <w:ins w:id="1229" w:author="Arun Rai" w:date="2026-09-16T14:39:00Z" w16du:dateUtc="2026-09-16T08:54:00Z"/>
          <w:rFonts w:ascii="Times New Roman" w:hAnsi="Times New Roman" w:cs="Times New Roman"/>
          <w:color w:val="FFFFFF" w:themeColor="background1"/>
          <w:rPrChange w:id="1230" w:author="Arun Rai" w:date="2026-09-23T23:05:00Z" w16du:dateUtc="2026-09-23T17:20:00Z">
            <w:rPr>
              <w:ins w:id="1231" w:author="Arun Rai" w:date="2026-09-16T14:39:00Z" w16du:dateUtc="2026-09-16T08:54:00Z"/>
              <w:rFonts w:ascii="Times New Roman" w:hAnsi="Times New Roman" w:cs="Times New Roman"/>
            </w:rPr>
          </w:rPrChange>
        </w:rPr>
      </w:pPr>
    </w:p>
    <w:p w14:paraId="7005EB6D" w14:textId="77777777" w:rsidR="009C6A9A" w:rsidRPr="007A3734" w:rsidRDefault="009C6A9A" w:rsidP="001B3AAA">
      <w:pPr>
        <w:jc w:val="both"/>
        <w:rPr>
          <w:ins w:id="1232" w:author="Arun Rai" w:date="2026-09-16T14:39:00Z" w16du:dateUtc="2026-09-16T08:54:00Z"/>
          <w:rFonts w:ascii="Times New Roman" w:hAnsi="Times New Roman" w:cs="Times New Roman"/>
          <w:color w:val="FFFFFF" w:themeColor="background1"/>
          <w:rPrChange w:id="1233" w:author="Arun Rai" w:date="2026-09-23T23:05:00Z" w16du:dateUtc="2026-09-23T17:20:00Z">
            <w:rPr>
              <w:ins w:id="1234" w:author="Arun Rai" w:date="2026-09-16T14:39:00Z" w16du:dateUtc="2026-09-16T08:54:00Z"/>
              <w:rFonts w:ascii="Times New Roman" w:hAnsi="Times New Roman" w:cs="Times New Roman"/>
            </w:rPr>
          </w:rPrChange>
        </w:rPr>
      </w:pPr>
    </w:p>
    <w:p w14:paraId="77201398" w14:textId="77777777" w:rsidR="009C6A9A" w:rsidRPr="007A3734" w:rsidRDefault="009C6A9A" w:rsidP="001B3AAA">
      <w:pPr>
        <w:jc w:val="both"/>
        <w:rPr>
          <w:ins w:id="1235" w:author="Arun Rai" w:date="2026-09-16T14:39:00Z" w16du:dateUtc="2026-09-16T08:54:00Z"/>
          <w:rFonts w:ascii="Times New Roman" w:hAnsi="Times New Roman" w:cs="Times New Roman"/>
          <w:color w:val="FFFFFF" w:themeColor="background1"/>
          <w:rPrChange w:id="1236" w:author="Arun Rai" w:date="2026-09-23T23:05:00Z" w16du:dateUtc="2026-09-23T17:20:00Z">
            <w:rPr>
              <w:ins w:id="1237" w:author="Arun Rai" w:date="2026-09-16T14:39:00Z" w16du:dateUtc="2026-09-16T08:54:00Z"/>
              <w:rFonts w:ascii="Times New Roman" w:hAnsi="Times New Roman" w:cs="Times New Roman"/>
            </w:rPr>
          </w:rPrChange>
        </w:rPr>
      </w:pPr>
    </w:p>
    <w:p w14:paraId="2874E739" w14:textId="77777777" w:rsidR="009C6A9A" w:rsidRPr="007A3734" w:rsidRDefault="009C6A9A" w:rsidP="001B3AAA">
      <w:pPr>
        <w:jc w:val="both"/>
        <w:rPr>
          <w:ins w:id="1238" w:author="Arun Rai" w:date="2026-09-16T14:39:00Z" w16du:dateUtc="2026-09-16T08:54:00Z"/>
          <w:rFonts w:ascii="Times New Roman" w:hAnsi="Times New Roman" w:cs="Times New Roman"/>
          <w:color w:val="FFFFFF" w:themeColor="background1"/>
          <w:rPrChange w:id="1239" w:author="Arun Rai" w:date="2026-09-23T23:05:00Z" w16du:dateUtc="2026-09-23T17:20:00Z">
            <w:rPr>
              <w:ins w:id="1240" w:author="Arun Rai" w:date="2026-09-16T14:39:00Z" w16du:dateUtc="2026-09-16T08:54:00Z"/>
              <w:rFonts w:ascii="Times New Roman" w:hAnsi="Times New Roman" w:cs="Times New Roman"/>
            </w:rPr>
          </w:rPrChange>
        </w:rPr>
      </w:pPr>
    </w:p>
    <w:p w14:paraId="08CEAE26" w14:textId="77777777" w:rsidR="009C6A9A" w:rsidRPr="007A3734" w:rsidRDefault="009C6A9A" w:rsidP="001B3AAA">
      <w:pPr>
        <w:jc w:val="both"/>
        <w:rPr>
          <w:ins w:id="1241" w:author="Arun Rai" w:date="2026-09-16T14:39:00Z" w16du:dateUtc="2026-09-16T08:54:00Z"/>
          <w:rFonts w:ascii="Times New Roman" w:hAnsi="Times New Roman" w:cs="Times New Roman"/>
          <w:color w:val="FFFFFF" w:themeColor="background1"/>
          <w:rPrChange w:id="1242" w:author="Arun Rai" w:date="2026-09-23T23:05:00Z" w16du:dateUtc="2026-09-23T17:20:00Z">
            <w:rPr>
              <w:ins w:id="1243" w:author="Arun Rai" w:date="2026-09-16T14:39:00Z" w16du:dateUtc="2026-09-16T08:54:00Z"/>
              <w:rFonts w:ascii="Times New Roman" w:hAnsi="Times New Roman" w:cs="Times New Roman"/>
            </w:rPr>
          </w:rPrChange>
        </w:rPr>
      </w:pPr>
    </w:p>
    <w:p w14:paraId="4DA056C3" w14:textId="77777777" w:rsidR="009C6A9A" w:rsidRPr="007A3734" w:rsidRDefault="009C6A9A" w:rsidP="001B3AAA">
      <w:pPr>
        <w:jc w:val="both"/>
        <w:rPr>
          <w:ins w:id="1244" w:author="Arun Rai" w:date="2026-09-16T14:39:00Z" w16du:dateUtc="2026-09-16T08:54:00Z"/>
          <w:rFonts w:ascii="Times New Roman" w:hAnsi="Times New Roman" w:cs="Times New Roman"/>
          <w:color w:val="FFFFFF" w:themeColor="background1"/>
          <w:rPrChange w:id="1245" w:author="Arun Rai" w:date="2026-09-23T23:05:00Z" w16du:dateUtc="2026-09-23T17:20:00Z">
            <w:rPr>
              <w:ins w:id="1246" w:author="Arun Rai" w:date="2026-09-16T14:39:00Z" w16du:dateUtc="2026-09-16T08:54:00Z"/>
              <w:rFonts w:ascii="Times New Roman" w:hAnsi="Times New Roman" w:cs="Times New Roman"/>
            </w:rPr>
          </w:rPrChange>
        </w:rPr>
      </w:pPr>
    </w:p>
    <w:p w14:paraId="746D979A" w14:textId="77777777" w:rsidR="009C6A9A" w:rsidRPr="007A3734" w:rsidRDefault="009C6A9A" w:rsidP="001B3AAA">
      <w:pPr>
        <w:jc w:val="both"/>
        <w:rPr>
          <w:ins w:id="1247" w:author="Arun Rai" w:date="2026-09-16T14:39:00Z" w16du:dateUtc="2026-09-16T08:54:00Z"/>
          <w:rFonts w:ascii="Times New Roman" w:hAnsi="Times New Roman" w:cs="Times New Roman"/>
          <w:color w:val="FFFFFF" w:themeColor="background1"/>
          <w:rPrChange w:id="1248" w:author="Arun Rai" w:date="2026-09-23T23:05:00Z" w16du:dateUtc="2026-09-23T17:20:00Z">
            <w:rPr>
              <w:ins w:id="1249" w:author="Arun Rai" w:date="2026-09-16T14:39:00Z" w16du:dateUtc="2026-09-16T08:54:00Z"/>
              <w:rFonts w:ascii="Times New Roman" w:hAnsi="Times New Roman" w:cs="Times New Roman"/>
            </w:rPr>
          </w:rPrChange>
        </w:rPr>
      </w:pPr>
    </w:p>
    <w:p w14:paraId="6AFE8D80" w14:textId="77777777" w:rsidR="009C6A9A" w:rsidRPr="007A3734" w:rsidRDefault="009C6A9A" w:rsidP="001B3AAA">
      <w:pPr>
        <w:jc w:val="both"/>
        <w:rPr>
          <w:ins w:id="1250" w:author="Arun Rai" w:date="2026-09-16T14:39:00Z" w16du:dateUtc="2026-09-16T08:54:00Z"/>
          <w:rFonts w:ascii="Times New Roman" w:hAnsi="Times New Roman" w:cs="Times New Roman"/>
          <w:color w:val="FFFFFF" w:themeColor="background1"/>
          <w:rPrChange w:id="1251" w:author="Arun Rai" w:date="2026-09-23T23:05:00Z" w16du:dateUtc="2026-09-23T17:20:00Z">
            <w:rPr>
              <w:ins w:id="1252" w:author="Arun Rai" w:date="2026-09-16T14:39:00Z" w16du:dateUtc="2026-09-16T08:54:00Z"/>
              <w:rFonts w:ascii="Times New Roman" w:hAnsi="Times New Roman" w:cs="Times New Roman"/>
            </w:rPr>
          </w:rPrChange>
        </w:rPr>
      </w:pPr>
    </w:p>
    <w:p w14:paraId="5987F7E4" w14:textId="77777777" w:rsidR="009C6A9A" w:rsidRPr="007A3734" w:rsidRDefault="009C6A9A" w:rsidP="001B3AAA">
      <w:pPr>
        <w:jc w:val="both"/>
        <w:rPr>
          <w:ins w:id="1253" w:author="Arun Rai" w:date="2026-09-16T14:39:00Z" w16du:dateUtc="2026-09-16T08:54:00Z"/>
          <w:rFonts w:ascii="Times New Roman" w:hAnsi="Times New Roman" w:cs="Times New Roman"/>
          <w:color w:val="FFFFFF" w:themeColor="background1"/>
          <w:rPrChange w:id="1254" w:author="Arun Rai" w:date="2026-09-23T23:05:00Z" w16du:dateUtc="2026-09-23T17:20:00Z">
            <w:rPr>
              <w:ins w:id="1255" w:author="Arun Rai" w:date="2026-09-16T14:39:00Z" w16du:dateUtc="2026-09-16T08:54:00Z"/>
              <w:rFonts w:ascii="Times New Roman" w:hAnsi="Times New Roman" w:cs="Times New Roman"/>
            </w:rPr>
          </w:rPrChange>
        </w:rPr>
      </w:pPr>
    </w:p>
    <w:p w14:paraId="6D2266F4" w14:textId="77777777" w:rsidR="009C6A9A" w:rsidRPr="007A3734" w:rsidRDefault="009C6A9A" w:rsidP="001B3AAA">
      <w:pPr>
        <w:jc w:val="both"/>
        <w:rPr>
          <w:ins w:id="1256" w:author="Arun Rai" w:date="2026-09-16T14:39:00Z" w16du:dateUtc="2026-09-16T08:54:00Z"/>
          <w:rFonts w:ascii="Times New Roman" w:hAnsi="Times New Roman" w:cs="Times New Roman"/>
          <w:color w:val="FFFFFF" w:themeColor="background1"/>
          <w:rPrChange w:id="1257" w:author="Arun Rai" w:date="2026-09-23T23:05:00Z" w16du:dateUtc="2026-09-23T17:20:00Z">
            <w:rPr>
              <w:ins w:id="1258" w:author="Arun Rai" w:date="2026-09-16T14:39:00Z" w16du:dateUtc="2026-09-16T08:54:00Z"/>
              <w:rFonts w:ascii="Times New Roman" w:hAnsi="Times New Roman" w:cs="Times New Roman"/>
            </w:rPr>
          </w:rPrChange>
        </w:rPr>
      </w:pPr>
    </w:p>
    <w:p w14:paraId="03F617A4" w14:textId="77777777" w:rsidR="009C6A9A" w:rsidRPr="007A3734" w:rsidRDefault="009C6A9A" w:rsidP="001B3AAA">
      <w:pPr>
        <w:jc w:val="both"/>
        <w:rPr>
          <w:ins w:id="1259" w:author="Arun Rai" w:date="2026-09-16T14:39:00Z" w16du:dateUtc="2026-09-16T08:54:00Z"/>
          <w:rFonts w:ascii="Times New Roman" w:hAnsi="Times New Roman" w:cs="Times New Roman"/>
          <w:color w:val="FFFFFF" w:themeColor="background1"/>
          <w:rPrChange w:id="1260" w:author="Arun Rai" w:date="2026-09-23T23:05:00Z" w16du:dateUtc="2026-09-23T17:20:00Z">
            <w:rPr>
              <w:ins w:id="1261" w:author="Arun Rai" w:date="2026-09-16T14:39:00Z" w16du:dateUtc="2026-09-16T08:54:00Z"/>
              <w:rFonts w:ascii="Times New Roman" w:hAnsi="Times New Roman" w:cs="Times New Roman"/>
            </w:rPr>
          </w:rPrChange>
        </w:rPr>
      </w:pPr>
    </w:p>
    <w:p w14:paraId="733FF14D" w14:textId="77777777" w:rsidR="009C6A9A" w:rsidRPr="007A3734" w:rsidRDefault="009C6A9A" w:rsidP="001B3AAA">
      <w:pPr>
        <w:jc w:val="both"/>
        <w:rPr>
          <w:ins w:id="1262" w:author="Arun Rai" w:date="2026-09-16T14:39:00Z" w16du:dateUtc="2026-09-16T08:54:00Z"/>
          <w:rFonts w:ascii="Times New Roman" w:hAnsi="Times New Roman" w:cs="Times New Roman"/>
          <w:color w:val="FFFFFF" w:themeColor="background1"/>
          <w:rPrChange w:id="1263" w:author="Arun Rai" w:date="2026-09-23T23:05:00Z" w16du:dateUtc="2026-09-23T17:20:00Z">
            <w:rPr>
              <w:ins w:id="1264" w:author="Arun Rai" w:date="2026-09-16T14:39:00Z" w16du:dateUtc="2026-09-16T08:54:00Z"/>
              <w:rFonts w:ascii="Times New Roman" w:hAnsi="Times New Roman" w:cs="Times New Roman"/>
            </w:rPr>
          </w:rPrChange>
        </w:rPr>
      </w:pPr>
    </w:p>
    <w:p w14:paraId="1533F235" w14:textId="77777777" w:rsidR="009C6A9A" w:rsidRPr="007A3734" w:rsidRDefault="009C6A9A" w:rsidP="001B3AAA">
      <w:pPr>
        <w:jc w:val="both"/>
        <w:rPr>
          <w:ins w:id="1265" w:author="Arun Rai" w:date="2026-09-16T14:39:00Z" w16du:dateUtc="2026-09-16T08:54:00Z"/>
          <w:rFonts w:ascii="Times New Roman" w:hAnsi="Times New Roman" w:cs="Times New Roman"/>
          <w:color w:val="FFFFFF" w:themeColor="background1"/>
          <w:rPrChange w:id="1266" w:author="Arun Rai" w:date="2026-09-23T23:05:00Z" w16du:dateUtc="2026-09-23T17:20:00Z">
            <w:rPr>
              <w:ins w:id="1267" w:author="Arun Rai" w:date="2026-09-16T14:39:00Z" w16du:dateUtc="2026-09-16T08:54:00Z"/>
              <w:rFonts w:ascii="Times New Roman" w:hAnsi="Times New Roman" w:cs="Times New Roman"/>
            </w:rPr>
          </w:rPrChange>
        </w:rPr>
      </w:pPr>
    </w:p>
    <w:p w14:paraId="128CC9EA" w14:textId="77777777" w:rsidR="009C6A9A" w:rsidRPr="007A3734" w:rsidRDefault="009C6A9A" w:rsidP="001B3AAA">
      <w:pPr>
        <w:jc w:val="both"/>
        <w:rPr>
          <w:ins w:id="1268" w:author="Arun Rai" w:date="2026-09-16T14:39:00Z" w16du:dateUtc="2026-09-16T08:54:00Z"/>
          <w:rFonts w:ascii="Times New Roman" w:hAnsi="Times New Roman" w:cs="Times New Roman"/>
          <w:color w:val="FFFFFF" w:themeColor="background1"/>
          <w:rPrChange w:id="1269" w:author="Arun Rai" w:date="2026-09-23T23:05:00Z" w16du:dateUtc="2026-09-23T17:20:00Z">
            <w:rPr>
              <w:ins w:id="1270" w:author="Arun Rai" w:date="2026-09-16T14:39:00Z" w16du:dateUtc="2026-09-16T08:54:00Z"/>
              <w:rFonts w:ascii="Times New Roman" w:hAnsi="Times New Roman" w:cs="Times New Roman"/>
            </w:rPr>
          </w:rPrChange>
        </w:rPr>
      </w:pPr>
    </w:p>
    <w:p w14:paraId="3F334D92" w14:textId="77777777" w:rsidR="009C6A9A" w:rsidRPr="007A3734" w:rsidRDefault="009C6A9A" w:rsidP="001B3AAA">
      <w:pPr>
        <w:jc w:val="both"/>
        <w:rPr>
          <w:ins w:id="1271" w:author="Arun Rai" w:date="2026-09-16T14:39:00Z" w16du:dateUtc="2026-09-16T08:54:00Z"/>
          <w:rFonts w:ascii="Times New Roman" w:hAnsi="Times New Roman" w:cs="Times New Roman"/>
          <w:color w:val="FFFFFF" w:themeColor="background1"/>
          <w:rPrChange w:id="1272" w:author="Arun Rai" w:date="2026-09-23T23:05:00Z" w16du:dateUtc="2026-09-23T17:20:00Z">
            <w:rPr>
              <w:ins w:id="1273" w:author="Arun Rai" w:date="2026-09-16T14:39:00Z" w16du:dateUtc="2026-09-16T08:54:00Z"/>
              <w:rFonts w:ascii="Times New Roman" w:hAnsi="Times New Roman" w:cs="Times New Roman"/>
            </w:rPr>
          </w:rPrChange>
        </w:rPr>
      </w:pPr>
    </w:p>
    <w:p w14:paraId="257149C7" w14:textId="77777777" w:rsidR="009C6A9A" w:rsidRPr="007A3734" w:rsidRDefault="009C6A9A" w:rsidP="001B3AAA">
      <w:pPr>
        <w:jc w:val="both"/>
        <w:rPr>
          <w:ins w:id="1274" w:author="Arun Rai" w:date="2026-09-16T14:39:00Z" w16du:dateUtc="2026-09-16T08:54:00Z"/>
          <w:rFonts w:ascii="Times New Roman" w:hAnsi="Times New Roman" w:cs="Times New Roman"/>
          <w:color w:val="FFFFFF" w:themeColor="background1"/>
          <w:rPrChange w:id="1275" w:author="Arun Rai" w:date="2026-09-23T23:05:00Z" w16du:dateUtc="2026-09-23T17:20:00Z">
            <w:rPr>
              <w:ins w:id="1276" w:author="Arun Rai" w:date="2026-09-16T14:39:00Z" w16du:dateUtc="2026-09-16T08:54:00Z"/>
              <w:rFonts w:ascii="Times New Roman" w:hAnsi="Times New Roman" w:cs="Times New Roman"/>
            </w:rPr>
          </w:rPrChange>
        </w:rPr>
      </w:pPr>
    </w:p>
    <w:p w14:paraId="201FED72" w14:textId="77777777" w:rsidR="009C6A9A" w:rsidRPr="007A3734" w:rsidRDefault="009C6A9A" w:rsidP="001B3AAA">
      <w:pPr>
        <w:jc w:val="both"/>
        <w:rPr>
          <w:ins w:id="1277" w:author="Arun Rai" w:date="2026-09-16T14:39:00Z" w16du:dateUtc="2026-09-16T08:54:00Z"/>
          <w:rFonts w:ascii="Times New Roman" w:hAnsi="Times New Roman" w:cs="Times New Roman"/>
          <w:color w:val="FFFFFF" w:themeColor="background1"/>
          <w:rPrChange w:id="1278" w:author="Arun Rai" w:date="2026-09-23T23:05:00Z" w16du:dateUtc="2026-09-23T17:20:00Z">
            <w:rPr>
              <w:ins w:id="1279" w:author="Arun Rai" w:date="2026-09-16T14:39:00Z" w16du:dateUtc="2026-09-16T08:54:00Z"/>
              <w:rFonts w:ascii="Times New Roman" w:hAnsi="Times New Roman" w:cs="Times New Roman"/>
            </w:rPr>
          </w:rPrChange>
        </w:rPr>
      </w:pPr>
    </w:p>
    <w:p w14:paraId="7443148B" w14:textId="77777777" w:rsidR="009C6A9A" w:rsidRPr="007A3734" w:rsidRDefault="009C6A9A" w:rsidP="001B3AAA">
      <w:pPr>
        <w:jc w:val="both"/>
        <w:rPr>
          <w:ins w:id="1280" w:author="Arun Rai" w:date="2026-09-16T14:39:00Z" w16du:dateUtc="2026-09-16T08:54:00Z"/>
          <w:rFonts w:ascii="Times New Roman" w:hAnsi="Times New Roman" w:cs="Times New Roman"/>
          <w:color w:val="FFFFFF" w:themeColor="background1"/>
          <w:rPrChange w:id="1281" w:author="Arun Rai" w:date="2026-09-23T23:05:00Z" w16du:dateUtc="2026-09-23T17:20:00Z">
            <w:rPr>
              <w:ins w:id="1282" w:author="Arun Rai" w:date="2026-09-16T14:39:00Z" w16du:dateUtc="2026-09-16T08:54:00Z"/>
              <w:rFonts w:ascii="Times New Roman" w:hAnsi="Times New Roman" w:cs="Times New Roman"/>
            </w:rPr>
          </w:rPrChange>
        </w:rPr>
      </w:pPr>
    </w:p>
    <w:p w14:paraId="26B7AFF7" w14:textId="77777777" w:rsidR="009C6A9A" w:rsidRPr="007A3734" w:rsidRDefault="009C6A9A" w:rsidP="001B3AAA">
      <w:pPr>
        <w:jc w:val="both"/>
        <w:rPr>
          <w:ins w:id="1283" w:author="Arun Rai" w:date="2026-09-16T14:39:00Z" w16du:dateUtc="2026-09-16T08:54:00Z"/>
          <w:rFonts w:ascii="Times New Roman" w:hAnsi="Times New Roman" w:cs="Times New Roman"/>
          <w:color w:val="FFFFFF" w:themeColor="background1"/>
          <w:rPrChange w:id="1284" w:author="Arun Rai" w:date="2026-09-23T23:05:00Z" w16du:dateUtc="2026-09-23T17:20:00Z">
            <w:rPr>
              <w:ins w:id="1285" w:author="Arun Rai" w:date="2026-09-16T14:39:00Z" w16du:dateUtc="2026-09-16T08:54:00Z"/>
              <w:rFonts w:ascii="Times New Roman" w:hAnsi="Times New Roman" w:cs="Times New Roman"/>
            </w:rPr>
          </w:rPrChange>
        </w:rPr>
      </w:pPr>
    </w:p>
    <w:p w14:paraId="185A215C" w14:textId="77777777" w:rsidR="009C6A9A" w:rsidRPr="007A3734" w:rsidRDefault="009C6A9A" w:rsidP="001B3AAA">
      <w:pPr>
        <w:jc w:val="both"/>
        <w:rPr>
          <w:ins w:id="1286" w:author="Arun Rai" w:date="2026-09-16T14:39:00Z" w16du:dateUtc="2026-09-16T08:54:00Z"/>
          <w:rFonts w:ascii="Times New Roman" w:hAnsi="Times New Roman" w:cs="Times New Roman"/>
          <w:color w:val="FFFFFF" w:themeColor="background1"/>
          <w:rPrChange w:id="1287" w:author="Arun Rai" w:date="2026-09-23T23:05:00Z" w16du:dateUtc="2026-09-23T17:20:00Z">
            <w:rPr>
              <w:ins w:id="1288" w:author="Arun Rai" w:date="2026-09-16T14:39:00Z" w16du:dateUtc="2026-09-16T08:54:00Z"/>
              <w:rFonts w:ascii="Times New Roman" w:hAnsi="Times New Roman" w:cs="Times New Roman"/>
            </w:rPr>
          </w:rPrChange>
        </w:rPr>
      </w:pPr>
    </w:p>
    <w:p w14:paraId="42FFED8E" w14:textId="77777777" w:rsidR="009C6A9A" w:rsidRPr="007A3734" w:rsidRDefault="009C6A9A" w:rsidP="001B3AAA">
      <w:pPr>
        <w:jc w:val="both"/>
        <w:rPr>
          <w:rFonts w:ascii="Times New Roman" w:hAnsi="Times New Roman" w:cs="Times New Roman"/>
          <w:color w:val="FFFFFF" w:themeColor="background1"/>
          <w:rPrChange w:id="1289" w:author="Arun Rai" w:date="2026-09-23T23:05:00Z" w16du:dateUtc="2026-09-23T17:20:00Z">
            <w:rPr>
              <w:rFonts w:ascii="Times New Roman" w:hAnsi="Times New Roman" w:cs="Times New Roman"/>
            </w:rPr>
          </w:rPrChange>
        </w:rPr>
      </w:pPr>
    </w:p>
    <w:sectPr w:rsidR="009C6A9A" w:rsidRPr="007A37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D0453"/>
    <w:multiLevelType w:val="multilevel"/>
    <w:tmpl w:val="0A94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35257"/>
    <w:multiLevelType w:val="multilevel"/>
    <w:tmpl w:val="11AA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603A69"/>
    <w:multiLevelType w:val="multilevel"/>
    <w:tmpl w:val="3F30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9942F1"/>
    <w:multiLevelType w:val="multilevel"/>
    <w:tmpl w:val="CCBC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E67EE4"/>
    <w:multiLevelType w:val="multilevel"/>
    <w:tmpl w:val="A2D6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065651"/>
    <w:multiLevelType w:val="multilevel"/>
    <w:tmpl w:val="5B78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495739">
    <w:abstractNumId w:val="4"/>
  </w:num>
  <w:num w:numId="2" w16cid:durableId="794716460">
    <w:abstractNumId w:val="1"/>
  </w:num>
  <w:num w:numId="3" w16cid:durableId="488062024">
    <w:abstractNumId w:val="5"/>
  </w:num>
  <w:num w:numId="4" w16cid:durableId="391780786">
    <w:abstractNumId w:val="3"/>
  </w:num>
  <w:num w:numId="5" w16cid:durableId="1959871002">
    <w:abstractNumId w:val="0"/>
  </w:num>
  <w:num w:numId="6" w16cid:durableId="204173477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un Rai">
    <w15:presenceInfo w15:providerId="AD" w15:userId="S::Arun.Rai@study.beds.ac.uk::fed11ad1-59d5-4567-b6bb-4feccae15d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ED5"/>
    <w:rsid w:val="00005FF5"/>
    <w:rsid w:val="00052B54"/>
    <w:rsid w:val="00080AF1"/>
    <w:rsid w:val="000914E4"/>
    <w:rsid w:val="000A7C45"/>
    <w:rsid w:val="000B6BEA"/>
    <w:rsid w:val="001132B2"/>
    <w:rsid w:val="00121AF9"/>
    <w:rsid w:val="001742B7"/>
    <w:rsid w:val="001B3AAA"/>
    <w:rsid w:val="001C3B35"/>
    <w:rsid w:val="001D4B0C"/>
    <w:rsid w:val="00203329"/>
    <w:rsid w:val="0025299D"/>
    <w:rsid w:val="00254468"/>
    <w:rsid w:val="00256736"/>
    <w:rsid w:val="0026668B"/>
    <w:rsid w:val="00273CB6"/>
    <w:rsid w:val="00293660"/>
    <w:rsid w:val="00296A8F"/>
    <w:rsid w:val="002D02C3"/>
    <w:rsid w:val="002E2B8C"/>
    <w:rsid w:val="00336085"/>
    <w:rsid w:val="00345D98"/>
    <w:rsid w:val="003548C3"/>
    <w:rsid w:val="00365BF2"/>
    <w:rsid w:val="003906B4"/>
    <w:rsid w:val="003A089E"/>
    <w:rsid w:val="003B7931"/>
    <w:rsid w:val="003D37E7"/>
    <w:rsid w:val="003E3AA8"/>
    <w:rsid w:val="00412B11"/>
    <w:rsid w:val="00413DED"/>
    <w:rsid w:val="004227E8"/>
    <w:rsid w:val="00433D5B"/>
    <w:rsid w:val="004E5552"/>
    <w:rsid w:val="005010AD"/>
    <w:rsid w:val="00503380"/>
    <w:rsid w:val="00524B41"/>
    <w:rsid w:val="00566A4F"/>
    <w:rsid w:val="0060515A"/>
    <w:rsid w:val="00616E6A"/>
    <w:rsid w:val="00653E9A"/>
    <w:rsid w:val="00687CAD"/>
    <w:rsid w:val="006A258D"/>
    <w:rsid w:val="006E6846"/>
    <w:rsid w:val="00711760"/>
    <w:rsid w:val="00751B09"/>
    <w:rsid w:val="007702FB"/>
    <w:rsid w:val="007728B6"/>
    <w:rsid w:val="007A3734"/>
    <w:rsid w:val="007B302C"/>
    <w:rsid w:val="007F766E"/>
    <w:rsid w:val="008105C8"/>
    <w:rsid w:val="00850AE1"/>
    <w:rsid w:val="00862F70"/>
    <w:rsid w:val="008677D8"/>
    <w:rsid w:val="00872AE2"/>
    <w:rsid w:val="00873F12"/>
    <w:rsid w:val="008B5405"/>
    <w:rsid w:val="008C012C"/>
    <w:rsid w:val="008D5498"/>
    <w:rsid w:val="00922BCF"/>
    <w:rsid w:val="00940442"/>
    <w:rsid w:val="00955FBC"/>
    <w:rsid w:val="009621C3"/>
    <w:rsid w:val="00972281"/>
    <w:rsid w:val="0097599A"/>
    <w:rsid w:val="009A6E4D"/>
    <w:rsid w:val="009C2830"/>
    <w:rsid w:val="009C6A9A"/>
    <w:rsid w:val="00A233C7"/>
    <w:rsid w:val="00A51D18"/>
    <w:rsid w:val="00A96B94"/>
    <w:rsid w:val="00AF078B"/>
    <w:rsid w:val="00AF27F3"/>
    <w:rsid w:val="00B42576"/>
    <w:rsid w:val="00B43890"/>
    <w:rsid w:val="00B62EBE"/>
    <w:rsid w:val="00B77D31"/>
    <w:rsid w:val="00B83DC6"/>
    <w:rsid w:val="00BA5756"/>
    <w:rsid w:val="00C0283C"/>
    <w:rsid w:val="00C02DFB"/>
    <w:rsid w:val="00C82D60"/>
    <w:rsid w:val="00C83CB0"/>
    <w:rsid w:val="00C97A20"/>
    <w:rsid w:val="00CA573B"/>
    <w:rsid w:val="00D25AAD"/>
    <w:rsid w:val="00D31F0E"/>
    <w:rsid w:val="00D40F6A"/>
    <w:rsid w:val="00D41861"/>
    <w:rsid w:val="00D430F9"/>
    <w:rsid w:val="00D540A6"/>
    <w:rsid w:val="00D6708F"/>
    <w:rsid w:val="00D71015"/>
    <w:rsid w:val="00D75E30"/>
    <w:rsid w:val="00D81471"/>
    <w:rsid w:val="00D83A50"/>
    <w:rsid w:val="00D97171"/>
    <w:rsid w:val="00DE61F5"/>
    <w:rsid w:val="00E10ED5"/>
    <w:rsid w:val="00E60EC5"/>
    <w:rsid w:val="00E76152"/>
    <w:rsid w:val="00E8232D"/>
    <w:rsid w:val="00EA4810"/>
    <w:rsid w:val="00EB04C7"/>
    <w:rsid w:val="00EF5B71"/>
    <w:rsid w:val="00F10A16"/>
    <w:rsid w:val="00F17C0B"/>
    <w:rsid w:val="00F35BE2"/>
    <w:rsid w:val="00F41A6A"/>
    <w:rsid w:val="00F86957"/>
    <w:rsid w:val="00FB4DA9"/>
    <w:rsid w:val="00FE07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49221"/>
  <w15:chartTrackingRefBased/>
  <w15:docId w15:val="{C84950B3-2AC0-4FF8-8D66-3641B94F4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E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0E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0E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0E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0E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0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E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0E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0E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0E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0E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0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ED5"/>
    <w:rPr>
      <w:rFonts w:eastAsiaTheme="majorEastAsia" w:cstheme="majorBidi"/>
      <w:color w:val="272727" w:themeColor="text1" w:themeTint="D8"/>
    </w:rPr>
  </w:style>
  <w:style w:type="paragraph" w:styleId="Title">
    <w:name w:val="Title"/>
    <w:basedOn w:val="Normal"/>
    <w:next w:val="Normal"/>
    <w:link w:val="TitleChar"/>
    <w:uiPriority w:val="10"/>
    <w:qFormat/>
    <w:rsid w:val="00E10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E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ED5"/>
    <w:pPr>
      <w:spacing w:before="160"/>
      <w:jc w:val="center"/>
    </w:pPr>
    <w:rPr>
      <w:i/>
      <w:iCs/>
      <w:color w:val="404040" w:themeColor="text1" w:themeTint="BF"/>
    </w:rPr>
  </w:style>
  <w:style w:type="character" w:customStyle="1" w:styleId="QuoteChar">
    <w:name w:val="Quote Char"/>
    <w:basedOn w:val="DefaultParagraphFont"/>
    <w:link w:val="Quote"/>
    <w:uiPriority w:val="29"/>
    <w:rsid w:val="00E10ED5"/>
    <w:rPr>
      <w:i/>
      <w:iCs/>
      <w:color w:val="404040" w:themeColor="text1" w:themeTint="BF"/>
    </w:rPr>
  </w:style>
  <w:style w:type="paragraph" w:styleId="ListParagraph">
    <w:name w:val="List Paragraph"/>
    <w:basedOn w:val="Normal"/>
    <w:uiPriority w:val="34"/>
    <w:qFormat/>
    <w:rsid w:val="00E10ED5"/>
    <w:pPr>
      <w:ind w:left="720"/>
      <w:contextualSpacing/>
    </w:pPr>
  </w:style>
  <w:style w:type="character" w:styleId="IntenseEmphasis">
    <w:name w:val="Intense Emphasis"/>
    <w:basedOn w:val="DefaultParagraphFont"/>
    <w:uiPriority w:val="21"/>
    <w:qFormat/>
    <w:rsid w:val="00E10ED5"/>
    <w:rPr>
      <w:i/>
      <w:iCs/>
      <w:color w:val="0F4761" w:themeColor="accent1" w:themeShade="BF"/>
    </w:rPr>
  </w:style>
  <w:style w:type="paragraph" w:styleId="IntenseQuote">
    <w:name w:val="Intense Quote"/>
    <w:basedOn w:val="Normal"/>
    <w:next w:val="Normal"/>
    <w:link w:val="IntenseQuoteChar"/>
    <w:uiPriority w:val="30"/>
    <w:qFormat/>
    <w:rsid w:val="00E10E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0ED5"/>
    <w:rPr>
      <w:i/>
      <w:iCs/>
      <w:color w:val="0F4761" w:themeColor="accent1" w:themeShade="BF"/>
    </w:rPr>
  </w:style>
  <w:style w:type="character" w:styleId="IntenseReference">
    <w:name w:val="Intense Reference"/>
    <w:basedOn w:val="DefaultParagraphFont"/>
    <w:uiPriority w:val="32"/>
    <w:qFormat/>
    <w:rsid w:val="00E10ED5"/>
    <w:rPr>
      <w:b/>
      <w:bCs/>
      <w:smallCaps/>
      <w:color w:val="0F4761" w:themeColor="accent1" w:themeShade="BF"/>
      <w:spacing w:val="5"/>
    </w:rPr>
  </w:style>
  <w:style w:type="paragraph" w:styleId="Revision">
    <w:name w:val="Revision"/>
    <w:hidden/>
    <w:uiPriority w:val="99"/>
    <w:semiHidden/>
    <w:rsid w:val="00C02DFB"/>
    <w:pPr>
      <w:spacing w:after="0" w:line="240" w:lineRule="auto"/>
    </w:pPr>
  </w:style>
  <w:style w:type="paragraph" w:styleId="TOCHeading">
    <w:name w:val="TOC Heading"/>
    <w:basedOn w:val="Heading1"/>
    <w:next w:val="Normal"/>
    <w:uiPriority w:val="39"/>
    <w:unhideWhenUsed/>
    <w:qFormat/>
    <w:rsid w:val="000A7C45"/>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A7C45"/>
    <w:pPr>
      <w:spacing w:after="100"/>
    </w:pPr>
  </w:style>
  <w:style w:type="character" w:styleId="Hyperlink">
    <w:name w:val="Hyperlink"/>
    <w:basedOn w:val="DefaultParagraphFont"/>
    <w:uiPriority w:val="99"/>
    <w:unhideWhenUsed/>
    <w:rsid w:val="000A7C4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BDEB7F17-EC32-4C50-B224-8DEC58426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21</Pages>
  <Words>1650</Words>
  <Characters>9405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Rai</dc:creator>
  <cp:keywords/>
  <dc:description/>
  <cp:lastModifiedBy>Arun Rai</cp:lastModifiedBy>
  <cp:revision>306</cp:revision>
  <dcterms:created xsi:type="dcterms:W3CDTF">2026-09-13T02:11:00Z</dcterms:created>
  <dcterms:modified xsi:type="dcterms:W3CDTF">2026-10-11T13:18:00Z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4a941ef4-7e60-45cd-b01f-cae87ac89e2e</vt:lpwstr>
  </property>
</Properties>
</file>