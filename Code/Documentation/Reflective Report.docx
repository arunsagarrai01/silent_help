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367A" w14:textId="77777777" w:rsidR="002E55B4" w:rsidRPr="00355BFB" w:rsidRDefault="002E55B4" w:rsidP="00EF60F2">
      <w:pPr>
        <w:jc w:val="both"/>
        <w:rPr>
          <w:ins w:id="0" w:author="Arun Rai" w:date="2026-09-24T08:31:00Z" w16du:dateUtc="2026-09-24T02:46:00Z"/>
          <w:rFonts w:ascii="Times New Roman" w:hAnsi="Times New Roman" w:cs="Times New Roman"/>
        </w:rPr>
      </w:pPr>
    </w:p>
    <w:p w14:paraId="152D0ECE" w14:textId="77777777" w:rsidR="00EF60F2" w:rsidRPr="00355BFB" w:rsidRDefault="00EF60F2" w:rsidP="00EF60F2">
      <w:pPr>
        <w:jc w:val="both"/>
        <w:rPr>
          <w:ins w:id="1" w:author="Arun Rai" w:date="2026-09-24T08:31:00Z" w16du:dateUtc="2026-09-24T02:46:00Z"/>
          <w:rFonts w:ascii="Times New Roman" w:hAnsi="Times New Roman" w:cs="Times New Roman"/>
        </w:rPr>
      </w:pPr>
    </w:p>
    <w:p w14:paraId="5F7799C6" w14:textId="77777777" w:rsidR="00EF60F2" w:rsidRPr="00355BFB" w:rsidRDefault="00EF60F2" w:rsidP="00EF60F2">
      <w:pPr>
        <w:jc w:val="both"/>
        <w:rPr>
          <w:ins w:id="2" w:author="Arun Rai" w:date="2026-09-24T08:31:00Z" w16du:dateUtc="2026-09-24T02:46:00Z"/>
          <w:rFonts w:ascii="Times New Roman" w:hAnsi="Times New Roman" w:cs="Times New Roman"/>
        </w:rPr>
      </w:pPr>
    </w:p>
    <w:p w14:paraId="31312080" w14:textId="77777777" w:rsidR="00EF60F2" w:rsidRPr="00355BFB" w:rsidRDefault="00EF60F2" w:rsidP="00EF60F2">
      <w:pPr>
        <w:jc w:val="both"/>
        <w:rPr>
          <w:ins w:id="3" w:author="Arun Rai" w:date="2026-09-24T08:31:00Z" w16du:dateUtc="2026-09-24T02:46:00Z"/>
          <w:rFonts w:ascii="Times New Roman" w:hAnsi="Times New Roman" w:cs="Times New Roman"/>
        </w:rPr>
      </w:pPr>
    </w:p>
    <w:p w14:paraId="7AEE0579" w14:textId="77777777" w:rsidR="00EF60F2" w:rsidRPr="00355BFB" w:rsidRDefault="00EF60F2" w:rsidP="00EF60F2">
      <w:pPr>
        <w:jc w:val="both"/>
        <w:rPr>
          <w:ins w:id="4" w:author="Arun Rai" w:date="2026-09-24T08:31:00Z" w16du:dateUtc="2026-09-24T02:46:00Z"/>
          <w:rFonts w:ascii="Times New Roman" w:hAnsi="Times New Roman" w:cs="Times New Roman"/>
        </w:rPr>
      </w:pPr>
    </w:p>
    <w:p w14:paraId="0CF029DB" w14:textId="77777777" w:rsidR="00EF60F2" w:rsidRPr="00355BFB" w:rsidRDefault="00EF60F2" w:rsidP="00EF60F2">
      <w:pPr>
        <w:jc w:val="both"/>
        <w:rPr>
          <w:ins w:id="5" w:author="Arun Rai" w:date="2026-09-24T08:31:00Z" w16du:dateUtc="2026-09-24T02:46:00Z"/>
          <w:rFonts w:ascii="Times New Roman" w:hAnsi="Times New Roman" w:cs="Times New Roman"/>
        </w:rPr>
      </w:pPr>
    </w:p>
    <w:p w14:paraId="4B474023" w14:textId="77777777" w:rsidR="00EF60F2" w:rsidRPr="00355BFB" w:rsidRDefault="00EF60F2" w:rsidP="00EF60F2">
      <w:pPr>
        <w:jc w:val="both"/>
        <w:rPr>
          <w:ins w:id="6" w:author="Arun Rai" w:date="2026-09-24T08:31:00Z" w16du:dateUtc="2026-09-24T02:46:00Z"/>
          <w:rFonts w:ascii="Times New Roman" w:hAnsi="Times New Roman" w:cs="Times New Roman"/>
        </w:rPr>
      </w:pPr>
    </w:p>
    <w:p w14:paraId="178139B9" w14:textId="77777777" w:rsidR="00EF60F2" w:rsidRPr="00355BFB" w:rsidRDefault="00EF60F2" w:rsidP="00EF60F2">
      <w:pPr>
        <w:jc w:val="both"/>
        <w:rPr>
          <w:ins w:id="7" w:author="Arun Rai" w:date="2026-09-24T08:31:00Z" w16du:dateUtc="2026-09-24T02:46:00Z"/>
          <w:rFonts w:ascii="Times New Roman" w:hAnsi="Times New Roman" w:cs="Times New Roman"/>
        </w:rPr>
      </w:pPr>
    </w:p>
    <w:p w14:paraId="5DECEB47" w14:textId="77777777" w:rsidR="00EF60F2" w:rsidRPr="00355BFB" w:rsidRDefault="00EF60F2" w:rsidP="00EF60F2">
      <w:pPr>
        <w:jc w:val="both"/>
        <w:rPr>
          <w:ins w:id="8" w:author="Arun Rai" w:date="2026-09-24T08:31:00Z" w16du:dateUtc="2026-09-24T02:46:00Z"/>
          <w:rFonts w:ascii="Times New Roman" w:hAnsi="Times New Roman" w:cs="Times New Roman"/>
        </w:rPr>
      </w:pPr>
    </w:p>
    <w:p w14:paraId="6C51C96F" w14:textId="77777777" w:rsidR="00EF60F2" w:rsidRPr="00355BFB" w:rsidRDefault="00EF60F2" w:rsidP="00EF60F2">
      <w:pPr>
        <w:jc w:val="both"/>
        <w:rPr>
          <w:ins w:id="9" w:author="Arun Rai" w:date="2026-09-24T08:31:00Z" w16du:dateUtc="2026-09-24T02:46:00Z"/>
          <w:rFonts w:ascii="Times New Roman" w:hAnsi="Times New Roman" w:cs="Times New Roman"/>
        </w:rPr>
      </w:pPr>
    </w:p>
    <w:p w14:paraId="3FF43322" w14:textId="77777777" w:rsidR="00EF60F2" w:rsidRPr="00355BFB" w:rsidRDefault="00EF60F2" w:rsidP="00EF60F2">
      <w:pPr>
        <w:jc w:val="both"/>
        <w:rPr>
          <w:ins w:id="10" w:author="Arun Rai" w:date="2026-09-24T08:31:00Z" w16du:dateUtc="2026-09-24T02:46:00Z"/>
          <w:rFonts w:ascii="Times New Roman" w:hAnsi="Times New Roman" w:cs="Times New Roman"/>
        </w:rPr>
      </w:pPr>
    </w:p>
    <w:p w14:paraId="29A5AA6E" w14:textId="77777777" w:rsidR="00EF60F2" w:rsidRPr="00355BFB" w:rsidRDefault="00EF60F2" w:rsidP="00EF60F2">
      <w:pPr>
        <w:jc w:val="both"/>
        <w:rPr>
          <w:ins w:id="11" w:author="Arun Rai" w:date="2026-09-24T08:31:00Z" w16du:dateUtc="2026-09-24T02:46:00Z"/>
          <w:rFonts w:ascii="Times New Roman" w:hAnsi="Times New Roman" w:cs="Times New Roman"/>
        </w:rPr>
      </w:pPr>
    </w:p>
    <w:p w14:paraId="233770FD" w14:textId="77777777" w:rsidR="00EF60F2" w:rsidRPr="00355BFB" w:rsidRDefault="00EF60F2" w:rsidP="00EF60F2">
      <w:pPr>
        <w:jc w:val="both"/>
        <w:rPr>
          <w:ins w:id="12" w:author="Arun Rai" w:date="2026-09-24T08:31:00Z" w16du:dateUtc="2026-09-24T02:46:00Z"/>
          <w:rFonts w:ascii="Times New Roman" w:hAnsi="Times New Roman" w:cs="Times New Roman"/>
        </w:rPr>
      </w:pPr>
    </w:p>
    <w:p w14:paraId="2656A5DE" w14:textId="77777777" w:rsidR="00EF60F2" w:rsidRPr="00355BFB" w:rsidRDefault="00EF60F2" w:rsidP="00EF60F2">
      <w:pPr>
        <w:jc w:val="both"/>
        <w:rPr>
          <w:ins w:id="13" w:author="Arun Rai" w:date="2026-09-24T08:31:00Z" w16du:dateUtc="2026-09-24T02:46:00Z"/>
          <w:rFonts w:ascii="Times New Roman" w:hAnsi="Times New Roman" w:cs="Times New Roman"/>
        </w:rPr>
      </w:pPr>
    </w:p>
    <w:p w14:paraId="7EBFF081" w14:textId="77777777" w:rsidR="00EF60F2" w:rsidRPr="00355BFB" w:rsidRDefault="00EF60F2" w:rsidP="00EF60F2">
      <w:pPr>
        <w:jc w:val="both"/>
        <w:rPr>
          <w:ins w:id="14" w:author="Arun Rai" w:date="2026-09-24T08:31:00Z" w16du:dateUtc="2026-09-24T02:46:00Z"/>
          <w:rFonts w:ascii="Times New Roman" w:hAnsi="Times New Roman" w:cs="Times New Roman"/>
        </w:rPr>
      </w:pPr>
    </w:p>
    <w:p w14:paraId="09306772" w14:textId="77777777" w:rsidR="00EF60F2" w:rsidRPr="00355BFB" w:rsidRDefault="00EF60F2" w:rsidP="00EF60F2">
      <w:pPr>
        <w:jc w:val="both"/>
        <w:rPr>
          <w:ins w:id="15" w:author="Arun Rai" w:date="2026-09-24T08:31:00Z" w16du:dateUtc="2026-09-24T02:46:00Z"/>
          <w:rFonts w:ascii="Times New Roman" w:hAnsi="Times New Roman" w:cs="Times New Roman"/>
        </w:rPr>
      </w:pPr>
    </w:p>
    <w:p w14:paraId="2ABFBA64" w14:textId="77777777" w:rsidR="00EF60F2" w:rsidRPr="00355BFB" w:rsidRDefault="00EF60F2" w:rsidP="00EF60F2">
      <w:pPr>
        <w:jc w:val="both"/>
        <w:rPr>
          <w:ins w:id="16" w:author="Arun Rai" w:date="2026-09-24T08:31:00Z" w16du:dateUtc="2026-09-24T02:46:00Z"/>
          <w:rFonts w:ascii="Times New Roman" w:hAnsi="Times New Roman" w:cs="Times New Roman"/>
        </w:rPr>
      </w:pPr>
    </w:p>
    <w:p w14:paraId="78D1EB29" w14:textId="77777777" w:rsidR="00EF60F2" w:rsidRPr="00355BFB" w:rsidRDefault="00EF60F2" w:rsidP="00EF60F2">
      <w:pPr>
        <w:jc w:val="both"/>
        <w:rPr>
          <w:ins w:id="17" w:author="Arun Rai" w:date="2026-09-24T08:31:00Z" w16du:dateUtc="2026-09-24T02:46:00Z"/>
          <w:rFonts w:ascii="Times New Roman" w:hAnsi="Times New Roman" w:cs="Times New Roman"/>
        </w:rPr>
      </w:pPr>
    </w:p>
    <w:p w14:paraId="74242CCA" w14:textId="77777777" w:rsidR="00EF60F2" w:rsidRPr="00355BFB" w:rsidRDefault="00EF60F2" w:rsidP="00EF60F2">
      <w:pPr>
        <w:jc w:val="both"/>
        <w:rPr>
          <w:ins w:id="18" w:author="Arun Rai" w:date="2026-09-24T08:31:00Z" w16du:dateUtc="2026-09-24T02:46:00Z"/>
          <w:rFonts w:ascii="Times New Roman" w:hAnsi="Times New Roman" w:cs="Times New Roman"/>
        </w:rPr>
      </w:pPr>
    </w:p>
    <w:p w14:paraId="1E6F0FA7" w14:textId="77777777" w:rsidR="00EF60F2" w:rsidRPr="00355BFB" w:rsidRDefault="00EF60F2" w:rsidP="00EF60F2">
      <w:pPr>
        <w:jc w:val="both"/>
        <w:rPr>
          <w:ins w:id="19" w:author="Arun Rai" w:date="2026-09-24T08:31:00Z" w16du:dateUtc="2026-09-24T02:46:00Z"/>
          <w:rFonts w:ascii="Times New Roman" w:hAnsi="Times New Roman" w:cs="Times New Roman"/>
        </w:rPr>
      </w:pPr>
    </w:p>
    <w:p w14:paraId="29322D61" w14:textId="77777777" w:rsidR="00EF60F2" w:rsidRPr="00355BFB" w:rsidRDefault="00EF60F2" w:rsidP="00EF60F2">
      <w:pPr>
        <w:jc w:val="both"/>
        <w:rPr>
          <w:ins w:id="20" w:author="Arun Rai" w:date="2026-09-24T08:31:00Z" w16du:dateUtc="2026-09-24T02:46:00Z"/>
          <w:rFonts w:ascii="Times New Roman" w:hAnsi="Times New Roman" w:cs="Times New Roman"/>
        </w:rPr>
      </w:pPr>
    </w:p>
    <w:p w14:paraId="7670B531" w14:textId="77777777" w:rsidR="00EF60F2" w:rsidRPr="00355BFB" w:rsidRDefault="00EF60F2" w:rsidP="00EF60F2">
      <w:pPr>
        <w:jc w:val="both"/>
        <w:rPr>
          <w:ins w:id="21" w:author="Arun Rai" w:date="2026-09-24T08:31:00Z" w16du:dateUtc="2026-09-24T02:46:00Z"/>
          <w:rFonts w:ascii="Times New Roman" w:hAnsi="Times New Roman" w:cs="Times New Roman"/>
        </w:rPr>
      </w:pPr>
    </w:p>
    <w:p w14:paraId="33FF3FF0" w14:textId="77777777" w:rsidR="00EF60F2" w:rsidRPr="00355BFB" w:rsidRDefault="00EF60F2" w:rsidP="00EF60F2">
      <w:pPr>
        <w:jc w:val="both"/>
        <w:rPr>
          <w:ins w:id="22" w:author="Arun Rai" w:date="2026-09-24T08:31:00Z" w16du:dateUtc="2026-09-24T02:46:00Z"/>
          <w:rFonts w:ascii="Times New Roman" w:hAnsi="Times New Roman" w:cs="Times New Roman"/>
        </w:rPr>
      </w:pPr>
    </w:p>
    <w:p w14:paraId="0050E701" w14:textId="77777777" w:rsidR="00EF60F2" w:rsidRPr="00355BFB" w:rsidRDefault="00EF60F2" w:rsidP="00EF60F2">
      <w:pPr>
        <w:jc w:val="both"/>
        <w:rPr>
          <w:ins w:id="23" w:author="Arun Rai" w:date="2026-09-24T08:31:00Z" w16du:dateUtc="2026-09-24T02:46:00Z"/>
          <w:rFonts w:ascii="Times New Roman" w:hAnsi="Times New Roman" w:cs="Times New Roman"/>
        </w:rPr>
      </w:pPr>
    </w:p>
    <w:p w14:paraId="29E7A03D" w14:textId="77777777" w:rsidR="00EF60F2" w:rsidRPr="00355BFB" w:rsidRDefault="00EF60F2" w:rsidP="00EF60F2">
      <w:pPr>
        <w:jc w:val="both"/>
        <w:rPr>
          <w:ins w:id="24" w:author="Arun Rai" w:date="2026-09-24T08:31:00Z" w16du:dateUtc="2026-09-24T02:46:00Z"/>
          <w:rFonts w:ascii="Times New Roman" w:hAnsi="Times New Roman" w:cs="Times New Roman"/>
        </w:rPr>
      </w:pPr>
    </w:p>
    <w:p w14:paraId="7A4DFF1D" w14:textId="77777777" w:rsidR="00EF60F2" w:rsidRPr="00355BFB" w:rsidRDefault="00EF60F2" w:rsidP="00EF60F2">
      <w:pPr>
        <w:jc w:val="both"/>
        <w:rPr>
          <w:ins w:id="25" w:author="Arun Rai" w:date="2026-09-24T08:31:00Z" w16du:dateUtc="2026-09-24T02:46:00Z"/>
          <w:rFonts w:ascii="Times New Roman" w:hAnsi="Times New Roman" w:cs="Times New Roman"/>
        </w:rPr>
      </w:pPr>
    </w:p>
    <w:p w14:paraId="5F9943C1" w14:textId="77777777" w:rsidR="00EF60F2" w:rsidRPr="00355BFB" w:rsidRDefault="00EF60F2" w:rsidP="00EF60F2">
      <w:pPr>
        <w:jc w:val="both"/>
        <w:rPr>
          <w:ins w:id="26" w:author="Arun Rai" w:date="2026-09-24T08:31:00Z" w16du:dateUtc="2026-09-24T02:46:00Z"/>
          <w:rFonts w:ascii="Times New Roman" w:hAnsi="Times New Roman" w:cs="Times New Roman"/>
        </w:rPr>
      </w:pPr>
    </w:p>
    <w:p w14:paraId="6309048A" w14:textId="77777777" w:rsidR="00EF60F2" w:rsidRPr="00355BFB" w:rsidRDefault="00EF60F2" w:rsidP="00EF60F2">
      <w:pPr>
        <w:jc w:val="both"/>
        <w:rPr>
          <w:ins w:id="27" w:author="Arun Rai" w:date="2026-09-24T08:31:00Z" w16du:dateUtc="2026-09-24T02:46:00Z"/>
          <w:rFonts w:ascii="Times New Roman" w:hAnsi="Times New Roman" w:cs="Times New Roman"/>
        </w:rPr>
      </w:pPr>
    </w:p>
    <w:p w14:paraId="581E9DDC" w14:textId="77777777" w:rsidR="00EF60F2" w:rsidRPr="00355BFB" w:rsidRDefault="00EF60F2" w:rsidP="00EF60F2">
      <w:pPr>
        <w:jc w:val="both"/>
        <w:rPr>
          <w:ins w:id="28" w:author="Arun Rai" w:date="2026-09-24T08:31:00Z" w16du:dateUtc="2026-09-24T02:46:00Z"/>
          <w:rFonts w:ascii="Times New Roman" w:hAnsi="Times New Roman" w:cs="Times New Roman"/>
        </w:rPr>
      </w:pPr>
    </w:p>
    <w:customXmlInsRangeStart w:id="29" w:author="Arun Rai" w:date="2026-09-24T08:34:00Z"/>
    <w:sdt>
      <w:sdtPr>
        <w:rPr>
          <w:rFonts w:ascii="Times New Roman" w:hAnsi="Times New Roman" w:cs="Times New Roman"/>
          <w:rPrChange w:id="30" w:author="Arun Rai" w:date="2026-09-24T14:51:00Z" w16du:dateUtc="2026-09-24T09:06:00Z">
            <w:rPr/>
          </w:rPrChange>
        </w:rPr>
        <w:id w:val="164994036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  <w:rPrChange w:id="31" w:author="Arun Rai" w:date="2026-09-24T14:51:00Z" w16du:dateUtc="2026-09-24T09:06:00Z">
            <w:rPr/>
          </w:rPrChange>
        </w:rPr>
      </w:sdtEndPr>
      <w:sdtContent>
        <w:customXmlInsRangeEnd w:id="29"/>
        <w:p w14:paraId="6E4E0EE8" w14:textId="3EB497B2" w:rsidR="00463124" w:rsidRPr="00355BFB" w:rsidRDefault="00463124">
          <w:pPr>
            <w:pStyle w:val="TOCHeading"/>
            <w:rPr>
              <w:ins w:id="32" w:author="Arun Rai" w:date="2026-09-24T08:34:00Z" w16du:dateUtc="2026-09-24T02:49:00Z"/>
              <w:rFonts w:ascii="Times New Roman" w:hAnsi="Times New Roman" w:cs="Times New Roman"/>
              <w:rPrChange w:id="33" w:author="Arun Rai" w:date="2026-09-24T14:51:00Z" w16du:dateUtc="2026-09-24T09:06:00Z">
                <w:rPr>
                  <w:ins w:id="34" w:author="Arun Rai" w:date="2026-09-24T08:34:00Z" w16du:dateUtc="2026-09-24T02:49:00Z"/>
                </w:rPr>
              </w:rPrChange>
            </w:rPr>
          </w:pPr>
          <w:ins w:id="35" w:author="Arun Rai" w:date="2026-09-24T08:34:00Z" w16du:dateUtc="2026-09-24T02:49:00Z">
            <w:r w:rsidRPr="00355BFB">
              <w:rPr>
                <w:rFonts w:ascii="Times New Roman" w:hAnsi="Times New Roman" w:cs="Times New Roman"/>
                <w:rPrChange w:id="36" w:author="Arun Rai" w:date="2026-09-24T14:51:00Z" w16du:dateUtc="2026-09-24T09:06:00Z">
                  <w:rPr/>
                </w:rPrChange>
              </w:rPr>
              <w:t>Table of Contents</w:t>
            </w:r>
          </w:ins>
        </w:p>
        <w:p w14:paraId="5482399E" w14:textId="224D6168" w:rsidR="0000368F" w:rsidRDefault="00463124">
          <w:pPr>
            <w:pStyle w:val="TOC1"/>
            <w:tabs>
              <w:tab w:val="left" w:pos="480"/>
              <w:tab w:val="right" w:leader="dot" w:pos="9016"/>
            </w:tabs>
            <w:rPr>
              <w:ins w:id="37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38" w:author="Arun Rai" w:date="2026-09-24T08:34:00Z" w16du:dateUtc="2026-09-24T02:49:00Z">
            <w:r w:rsidRPr="00355BFB">
              <w:rPr>
                <w:rFonts w:ascii="Times New Roman" w:hAnsi="Times New Roman" w:cs="Times New Roman"/>
                <w:rPrChange w:id="39" w:author="Arun Rai" w:date="2026-09-24T14:51:00Z" w16du:dateUtc="2026-09-24T09:06:00Z">
                  <w:rPr/>
                </w:rPrChange>
              </w:rPr>
              <w:fldChar w:fldCharType="begin"/>
            </w:r>
            <w:r w:rsidRPr="00355BFB">
              <w:rPr>
                <w:rFonts w:ascii="Times New Roman" w:hAnsi="Times New Roman" w:cs="Times New Roman"/>
                <w:rPrChange w:id="40" w:author="Arun Rai" w:date="2026-09-24T14:51:00Z" w16du:dateUtc="2026-09-24T09:06:00Z">
                  <w:rPr/>
                </w:rPrChange>
              </w:rPr>
              <w:instrText xml:space="preserve"> TOC \o "1-3" \h \z \u </w:instrText>
            </w:r>
            <w:r w:rsidRPr="00355BFB">
              <w:rPr>
                <w:rFonts w:ascii="Times New Roman" w:hAnsi="Times New Roman" w:cs="Times New Roman"/>
                <w:rPrChange w:id="41" w:author="Arun Rai" w:date="2026-09-24T14:51:00Z" w16du:dateUtc="2026-09-24T09:06:00Z">
                  <w:rPr/>
                </w:rPrChange>
              </w:rPr>
              <w:fldChar w:fldCharType="separate"/>
            </w:r>
          </w:ins>
          <w:ins w:id="42" w:author="Arun Rai" w:date="2026-09-24T14:52:00Z" w16du:dateUtc="2026-09-24T09:07:00Z">
            <w:r w:rsidR="0000368F" w:rsidRPr="00442C30">
              <w:rPr>
                <w:rStyle w:val="Hyperlink"/>
                <w:noProof/>
              </w:rPr>
              <w:fldChar w:fldCharType="begin"/>
            </w:r>
            <w:r w:rsidR="0000368F" w:rsidRPr="00442C30">
              <w:rPr>
                <w:rStyle w:val="Hyperlink"/>
                <w:noProof/>
              </w:rPr>
              <w:instrText xml:space="preserve"> </w:instrText>
            </w:r>
            <w:r w:rsidR="0000368F">
              <w:rPr>
                <w:noProof/>
              </w:rPr>
              <w:instrText>HYPERLINK \l "_Toc241153969"</w:instrText>
            </w:r>
            <w:r w:rsidR="0000368F" w:rsidRPr="00442C30">
              <w:rPr>
                <w:rStyle w:val="Hyperlink"/>
                <w:noProof/>
              </w:rPr>
              <w:instrText xml:space="preserve"> </w:instrText>
            </w:r>
            <w:r w:rsidR="0000368F" w:rsidRPr="00442C30">
              <w:rPr>
                <w:rStyle w:val="Hyperlink"/>
                <w:noProof/>
              </w:rPr>
            </w:r>
            <w:r w:rsidR="0000368F" w:rsidRPr="00442C30">
              <w:rPr>
                <w:rStyle w:val="Hyperlink"/>
                <w:noProof/>
              </w:rPr>
              <w:fldChar w:fldCharType="separate"/>
            </w:r>
            <w:r w:rsidR="0000368F" w:rsidRPr="00442C30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00368F">
              <w:rPr>
                <w:rFonts w:eastAsiaTheme="minorEastAsia"/>
                <w:noProof/>
                <w:lang w:eastAsia="en-GB"/>
              </w:rPr>
              <w:tab/>
            </w:r>
            <w:r w:rsidR="0000368F" w:rsidRPr="00442C30">
              <w:rPr>
                <w:rStyle w:val="Hyperlink"/>
                <w:rFonts w:ascii="Times New Roman" w:hAnsi="Times New Roman" w:cs="Times New Roman"/>
                <w:noProof/>
              </w:rPr>
              <w:t>Analysis of Initial Goals</w:t>
            </w:r>
            <w:r w:rsidR="0000368F">
              <w:rPr>
                <w:noProof/>
                <w:webHidden/>
              </w:rPr>
              <w:tab/>
            </w:r>
            <w:r w:rsidR="0000368F">
              <w:rPr>
                <w:noProof/>
                <w:webHidden/>
              </w:rPr>
              <w:fldChar w:fldCharType="begin"/>
            </w:r>
            <w:r w:rsidR="0000368F">
              <w:rPr>
                <w:noProof/>
                <w:webHidden/>
              </w:rPr>
              <w:instrText xml:space="preserve"> PAGEREF _Toc241153969 \h </w:instrText>
            </w:r>
            <w:r w:rsidR="0000368F">
              <w:rPr>
                <w:noProof/>
                <w:webHidden/>
              </w:rPr>
            </w:r>
            <w:r w:rsidR="0000368F">
              <w:rPr>
                <w:noProof/>
                <w:webHidden/>
              </w:rPr>
              <w:fldChar w:fldCharType="separate"/>
            </w:r>
            <w:r w:rsidR="0000368F">
              <w:rPr>
                <w:noProof/>
                <w:webHidden/>
              </w:rPr>
              <w:t>3</w:t>
            </w:r>
            <w:r w:rsidR="0000368F">
              <w:rPr>
                <w:noProof/>
                <w:webHidden/>
              </w:rPr>
              <w:fldChar w:fldCharType="end"/>
            </w:r>
            <w:r w:rsidR="0000368F" w:rsidRPr="00442C30">
              <w:rPr>
                <w:rStyle w:val="Hyperlink"/>
                <w:noProof/>
              </w:rPr>
              <w:fldChar w:fldCharType="end"/>
            </w:r>
          </w:ins>
        </w:p>
        <w:p w14:paraId="22E94CD6" w14:textId="1626DCED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43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44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"_Toc241153970"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Analysis of Original Time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6B357539" w14:textId="5F0FB56E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45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46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"_Toc241153971"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Revised Time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7CDEF07B" w14:textId="1B584F3E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47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48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"_Toc241153972"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Reflective Review of Time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0FBCAABA" w14:textId="55946E90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49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50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"_Toc241153973"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Analysis of Progress Made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53EE67C7" w14:textId="6BD13C07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51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52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"_Toc241153974"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Analysis of 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7C101EB2" w14:textId="66A90B46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53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54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"_Toc241153975"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Issues and Problem Handling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117697F7" w14:textId="095F63B2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55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56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"_Toc241153976"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Reflection on Communication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0DB0979B" w14:textId="74E999C4" w:rsidR="0000368F" w:rsidRDefault="0000368F">
          <w:pPr>
            <w:pStyle w:val="TOC1"/>
            <w:tabs>
              <w:tab w:val="left" w:pos="480"/>
              <w:tab w:val="right" w:leader="dot" w:pos="9016"/>
            </w:tabs>
            <w:rPr>
              <w:ins w:id="57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58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"_Toc241153977"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Reflection on Progress Made and Work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4AB4C39D" w14:textId="29F3A2CF" w:rsidR="0000368F" w:rsidRDefault="0000368F">
          <w:pPr>
            <w:pStyle w:val="TOC1"/>
            <w:tabs>
              <w:tab w:val="left" w:pos="720"/>
              <w:tab w:val="right" w:leader="dot" w:pos="9016"/>
            </w:tabs>
            <w:rPr>
              <w:ins w:id="59" w:author="Arun Rai" w:date="2026-09-24T14:52:00Z" w16du:dateUtc="2026-09-24T09:07:00Z"/>
              <w:rFonts w:eastAsiaTheme="minorEastAsia"/>
              <w:noProof/>
              <w:lang w:eastAsia="en-GB"/>
            </w:rPr>
          </w:pPr>
          <w:ins w:id="60" w:author="Arun Rai" w:date="2026-09-24T14:52:00Z" w16du:dateUtc="2026-09-24T09:07:00Z">
            <w:r w:rsidRPr="00442C30">
              <w:rPr>
                <w:rStyle w:val="Hyperlink"/>
                <w:noProof/>
              </w:rPr>
              <w:fldChar w:fldCharType="begin"/>
            </w:r>
            <w:r w:rsidRPr="00442C30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"_Toc241153978"</w:instrText>
            </w:r>
            <w:r w:rsidRPr="00442C30">
              <w:rPr>
                <w:rStyle w:val="Hyperlink"/>
                <w:noProof/>
              </w:rPr>
              <w:instrText xml:space="preserve"> </w:instrText>
            </w:r>
            <w:r w:rsidRPr="00442C30">
              <w:rPr>
                <w:rStyle w:val="Hyperlink"/>
                <w:noProof/>
              </w:rPr>
            </w:r>
            <w:r w:rsidRPr="00442C30">
              <w:rPr>
                <w:rStyle w:val="Hyperlink"/>
                <w:noProof/>
              </w:rPr>
              <w:fldChar w:fldCharType="separate"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442C30">
              <w:rPr>
                <w:rStyle w:val="Hyperlink"/>
                <w:rFonts w:ascii="Times New Roman" w:hAnsi="Times New Roman" w:cs="Times New Roman"/>
                <w:noProof/>
              </w:rPr>
              <w:t>Thesis 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_Toc241153978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  <w:r w:rsidRPr="00442C30">
              <w:rPr>
                <w:rStyle w:val="Hyperlink"/>
                <w:noProof/>
              </w:rPr>
              <w:fldChar w:fldCharType="end"/>
            </w:r>
          </w:ins>
        </w:p>
        <w:p w14:paraId="32EC3625" w14:textId="13C1419E" w:rsidR="00463124" w:rsidRPr="00355BFB" w:rsidDel="0000368F" w:rsidRDefault="00463124">
          <w:pPr>
            <w:pStyle w:val="TOC1"/>
            <w:tabs>
              <w:tab w:val="left" w:pos="480"/>
              <w:tab w:val="right" w:leader="dot" w:pos="9016"/>
            </w:tabs>
            <w:rPr>
              <w:del w:id="61" w:author="Arun Rai" w:date="2026-09-24T14:52:00Z" w16du:dateUtc="2026-09-24T09:07:00Z"/>
              <w:rFonts w:ascii="Times New Roman" w:hAnsi="Times New Roman" w:cs="Times New Roman"/>
              <w:noProof/>
              <w:rPrChange w:id="62" w:author="Arun Rai" w:date="2026-09-24T14:51:00Z" w16du:dateUtc="2026-09-24T09:06:00Z">
                <w:rPr>
                  <w:del w:id="63" w:author="Arun Rai" w:date="2026-09-24T14:52:00Z" w16du:dateUtc="2026-09-24T09:07:00Z"/>
                  <w:noProof/>
                </w:rPr>
              </w:rPrChange>
            </w:rPr>
          </w:pPr>
          <w:del w:id="64" w:author="Arun Rai" w:date="2026-09-24T14:52:00Z" w16du:dateUtc="2026-09-24T09:07:00Z">
            <w:r w:rsidRPr="002F6CE4" w:rsidDel="0000368F">
              <w:rPr>
                <w:rStyle w:val="Hyperlink"/>
                <w:rFonts w:ascii="Times New Roman" w:hAnsi="Times New Roman" w:cs="Times New Roman"/>
                <w:noProof/>
              </w:rPr>
              <w:delText>1.</w:delText>
            </w:r>
            <w:r w:rsidRPr="00355BFB" w:rsidDel="0000368F">
              <w:rPr>
                <w:rFonts w:ascii="Times New Roman" w:hAnsi="Times New Roman" w:cs="Times New Roman"/>
                <w:noProof/>
                <w:rPrChange w:id="65" w:author="Arun Rai" w:date="2026-09-24T14:51:00Z" w16du:dateUtc="2026-09-24T09:06:00Z">
                  <w:rPr>
                    <w:noProof/>
                  </w:rPr>
                </w:rPrChange>
              </w:rPr>
              <w:tab/>
            </w:r>
            <w:r w:rsidRPr="0000368F" w:rsidDel="0000368F">
              <w:rPr>
                <w:rStyle w:val="Hyperlink"/>
                <w:rFonts w:ascii="Times New Roman" w:hAnsi="Times New Roman" w:cs="Times New Roman"/>
                <w:noProof/>
              </w:rPr>
              <w:delText>Analysis of Initial Goals</w:delText>
            </w:r>
            <w:r w:rsidRPr="00355BFB" w:rsidDel="0000368F">
              <w:rPr>
                <w:rFonts w:ascii="Times New Roman" w:hAnsi="Times New Roman" w:cs="Times New Roman"/>
                <w:noProof/>
                <w:webHidden/>
                <w:rPrChange w:id="66" w:author="Arun Rai" w:date="2026-09-24T14:51:00Z" w16du:dateUtc="2026-09-24T09:06:00Z">
                  <w:rPr>
                    <w:noProof/>
                    <w:webHidden/>
                  </w:rPr>
                </w:rPrChange>
              </w:rPr>
              <w:tab/>
              <w:delText>3</w:delText>
            </w:r>
          </w:del>
        </w:p>
        <w:p w14:paraId="439EC25B" w14:textId="78AA776D" w:rsidR="00463124" w:rsidRPr="00355BFB" w:rsidRDefault="00463124">
          <w:pPr>
            <w:rPr>
              <w:ins w:id="67" w:author="Arun Rai" w:date="2026-09-24T08:34:00Z" w16du:dateUtc="2026-09-24T02:49:00Z"/>
              <w:rFonts w:ascii="Times New Roman" w:hAnsi="Times New Roman" w:cs="Times New Roman"/>
              <w:rPrChange w:id="68" w:author="Arun Rai" w:date="2026-09-24T14:51:00Z" w16du:dateUtc="2026-09-24T09:06:00Z">
                <w:rPr>
                  <w:ins w:id="69" w:author="Arun Rai" w:date="2026-09-24T08:34:00Z" w16du:dateUtc="2026-09-24T02:49:00Z"/>
                </w:rPr>
              </w:rPrChange>
            </w:rPr>
          </w:pPr>
          <w:ins w:id="70" w:author="Arun Rai" w:date="2026-09-24T08:34:00Z" w16du:dateUtc="2026-09-24T02:49:00Z">
            <w:r w:rsidRPr="00355BFB">
              <w:rPr>
                <w:rFonts w:ascii="Times New Roman" w:hAnsi="Times New Roman" w:cs="Times New Roman"/>
                <w:b/>
                <w:bCs/>
                <w:noProof/>
                <w:rPrChange w:id="71" w:author="Arun Rai" w:date="2026-09-24T14:51:00Z" w16du:dateUtc="2026-09-24T09:06:00Z">
                  <w:rPr>
                    <w:b/>
                    <w:bCs/>
                    <w:noProof/>
                  </w:rPr>
                </w:rPrChange>
              </w:rPr>
              <w:fldChar w:fldCharType="end"/>
            </w:r>
          </w:ins>
        </w:p>
        <w:customXmlInsRangeStart w:id="72" w:author="Arun Rai" w:date="2026-09-24T08:34:00Z"/>
      </w:sdtContent>
    </w:sdt>
    <w:customXmlInsRangeEnd w:id="72"/>
    <w:p w14:paraId="34B03D8C" w14:textId="77777777" w:rsidR="00EF60F2" w:rsidRPr="00355BFB" w:rsidRDefault="00EF60F2" w:rsidP="00EF60F2">
      <w:pPr>
        <w:jc w:val="both"/>
        <w:rPr>
          <w:ins w:id="73" w:author="Arun Rai" w:date="2026-09-24T08:31:00Z" w16du:dateUtc="2026-09-24T02:46:00Z"/>
          <w:rFonts w:ascii="Times New Roman" w:hAnsi="Times New Roman" w:cs="Times New Roman"/>
        </w:rPr>
      </w:pPr>
    </w:p>
    <w:p w14:paraId="797257C9" w14:textId="77777777" w:rsidR="00EF60F2" w:rsidRPr="00355BFB" w:rsidRDefault="00EF60F2" w:rsidP="00EF60F2">
      <w:pPr>
        <w:jc w:val="both"/>
        <w:rPr>
          <w:ins w:id="74" w:author="Arun Rai" w:date="2026-09-24T08:31:00Z" w16du:dateUtc="2026-09-24T02:46:00Z"/>
          <w:rFonts w:ascii="Times New Roman" w:hAnsi="Times New Roman" w:cs="Times New Roman"/>
        </w:rPr>
      </w:pPr>
    </w:p>
    <w:p w14:paraId="0AB7985C" w14:textId="77777777" w:rsidR="00EF60F2" w:rsidRPr="00355BFB" w:rsidRDefault="00EF60F2" w:rsidP="00EF60F2">
      <w:pPr>
        <w:jc w:val="both"/>
        <w:rPr>
          <w:ins w:id="75" w:author="Arun Rai" w:date="2026-09-24T08:31:00Z" w16du:dateUtc="2026-09-24T02:46:00Z"/>
          <w:rFonts w:ascii="Times New Roman" w:hAnsi="Times New Roman" w:cs="Times New Roman"/>
        </w:rPr>
      </w:pPr>
    </w:p>
    <w:p w14:paraId="3F6F4EE8" w14:textId="77777777" w:rsidR="00EF60F2" w:rsidRPr="00355BFB" w:rsidRDefault="00EF60F2" w:rsidP="00EF60F2">
      <w:pPr>
        <w:jc w:val="both"/>
        <w:rPr>
          <w:ins w:id="76" w:author="Arun Rai" w:date="2026-09-24T08:31:00Z" w16du:dateUtc="2026-09-24T02:46:00Z"/>
          <w:rFonts w:ascii="Times New Roman" w:hAnsi="Times New Roman" w:cs="Times New Roman"/>
        </w:rPr>
      </w:pPr>
    </w:p>
    <w:p w14:paraId="3C026175" w14:textId="77777777" w:rsidR="00EF60F2" w:rsidRPr="00355BFB" w:rsidRDefault="00EF60F2" w:rsidP="00EF60F2">
      <w:pPr>
        <w:jc w:val="both"/>
        <w:rPr>
          <w:ins w:id="77" w:author="Arun Rai" w:date="2026-09-24T08:31:00Z" w16du:dateUtc="2026-09-24T02:46:00Z"/>
          <w:rFonts w:ascii="Times New Roman" w:hAnsi="Times New Roman" w:cs="Times New Roman"/>
        </w:rPr>
      </w:pPr>
    </w:p>
    <w:p w14:paraId="352AF027" w14:textId="77777777" w:rsidR="00EF60F2" w:rsidRPr="00355BFB" w:rsidRDefault="00EF60F2" w:rsidP="00EF60F2">
      <w:pPr>
        <w:jc w:val="both"/>
        <w:rPr>
          <w:ins w:id="78" w:author="Arun Rai" w:date="2026-09-24T08:31:00Z" w16du:dateUtc="2026-09-24T02:46:00Z"/>
          <w:rFonts w:ascii="Times New Roman" w:hAnsi="Times New Roman" w:cs="Times New Roman"/>
        </w:rPr>
      </w:pPr>
    </w:p>
    <w:p w14:paraId="36923646" w14:textId="77777777" w:rsidR="00EF60F2" w:rsidRPr="00355BFB" w:rsidRDefault="00EF60F2" w:rsidP="00EF60F2">
      <w:pPr>
        <w:jc w:val="both"/>
        <w:rPr>
          <w:ins w:id="79" w:author="Arun Rai" w:date="2026-09-24T08:31:00Z" w16du:dateUtc="2026-09-24T02:46:00Z"/>
          <w:rFonts w:ascii="Times New Roman" w:hAnsi="Times New Roman" w:cs="Times New Roman"/>
        </w:rPr>
      </w:pPr>
    </w:p>
    <w:p w14:paraId="7D03D6CC" w14:textId="77777777" w:rsidR="00EF60F2" w:rsidRPr="00355BFB" w:rsidRDefault="00EF60F2" w:rsidP="00EF60F2">
      <w:pPr>
        <w:jc w:val="both"/>
        <w:rPr>
          <w:ins w:id="80" w:author="Arun Rai" w:date="2026-09-24T08:31:00Z" w16du:dateUtc="2026-09-24T02:46:00Z"/>
          <w:rFonts w:ascii="Times New Roman" w:hAnsi="Times New Roman" w:cs="Times New Roman"/>
        </w:rPr>
      </w:pPr>
    </w:p>
    <w:p w14:paraId="17AB4979" w14:textId="77777777" w:rsidR="00EF60F2" w:rsidRPr="00355BFB" w:rsidRDefault="00EF60F2" w:rsidP="00EF60F2">
      <w:pPr>
        <w:jc w:val="both"/>
        <w:rPr>
          <w:ins w:id="81" w:author="Arun Rai" w:date="2026-09-24T08:31:00Z" w16du:dateUtc="2026-09-24T02:46:00Z"/>
          <w:rFonts w:ascii="Times New Roman" w:hAnsi="Times New Roman" w:cs="Times New Roman"/>
        </w:rPr>
      </w:pPr>
    </w:p>
    <w:p w14:paraId="09C34C56" w14:textId="77777777" w:rsidR="00EF60F2" w:rsidRPr="00355BFB" w:rsidRDefault="00EF60F2" w:rsidP="00EF60F2">
      <w:pPr>
        <w:jc w:val="both"/>
        <w:rPr>
          <w:ins w:id="82" w:author="Arun Rai" w:date="2026-09-24T08:31:00Z" w16du:dateUtc="2026-09-24T02:46:00Z"/>
          <w:rFonts w:ascii="Times New Roman" w:hAnsi="Times New Roman" w:cs="Times New Roman"/>
        </w:rPr>
      </w:pPr>
    </w:p>
    <w:p w14:paraId="4E9D5DD5" w14:textId="77777777" w:rsidR="00EF60F2" w:rsidRPr="00355BFB" w:rsidRDefault="00EF60F2" w:rsidP="00EF60F2">
      <w:pPr>
        <w:jc w:val="both"/>
        <w:rPr>
          <w:ins w:id="83" w:author="Arun Rai" w:date="2026-09-24T08:31:00Z" w16du:dateUtc="2026-09-24T02:46:00Z"/>
          <w:rFonts w:ascii="Times New Roman" w:hAnsi="Times New Roman" w:cs="Times New Roman"/>
        </w:rPr>
      </w:pPr>
    </w:p>
    <w:p w14:paraId="6A8E6359" w14:textId="77777777" w:rsidR="00EF60F2" w:rsidRPr="00355BFB" w:rsidRDefault="00EF60F2" w:rsidP="00EF60F2">
      <w:pPr>
        <w:jc w:val="both"/>
        <w:rPr>
          <w:ins w:id="84" w:author="Arun Rai" w:date="2026-09-24T08:31:00Z" w16du:dateUtc="2026-09-24T02:46:00Z"/>
          <w:rFonts w:ascii="Times New Roman" w:hAnsi="Times New Roman" w:cs="Times New Roman"/>
        </w:rPr>
      </w:pPr>
    </w:p>
    <w:p w14:paraId="0125C049" w14:textId="77777777" w:rsidR="00EF60F2" w:rsidRPr="00355BFB" w:rsidRDefault="00EF60F2" w:rsidP="00EF60F2">
      <w:pPr>
        <w:jc w:val="both"/>
        <w:rPr>
          <w:ins w:id="85" w:author="Arun Rai" w:date="2026-09-24T08:31:00Z" w16du:dateUtc="2026-09-24T02:46:00Z"/>
          <w:rFonts w:ascii="Times New Roman" w:hAnsi="Times New Roman" w:cs="Times New Roman"/>
        </w:rPr>
      </w:pPr>
    </w:p>
    <w:p w14:paraId="77682173" w14:textId="77777777" w:rsidR="00EF60F2" w:rsidRPr="00355BFB" w:rsidRDefault="00EF60F2" w:rsidP="00EF60F2">
      <w:pPr>
        <w:jc w:val="both"/>
        <w:rPr>
          <w:ins w:id="86" w:author="Arun Rai" w:date="2026-09-24T08:31:00Z" w16du:dateUtc="2026-09-24T02:46:00Z"/>
          <w:rFonts w:ascii="Times New Roman" w:hAnsi="Times New Roman" w:cs="Times New Roman"/>
        </w:rPr>
      </w:pPr>
    </w:p>
    <w:p w14:paraId="3007EE50" w14:textId="77777777" w:rsidR="00EF60F2" w:rsidRPr="00355BFB" w:rsidRDefault="00EF60F2" w:rsidP="00EF60F2">
      <w:pPr>
        <w:jc w:val="both"/>
        <w:rPr>
          <w:ins w:id="87" w:author="Arun Rai" w:date="2026-09-24T08:31:00Z" w16du:dateUtc="2026-09-24T02:46:00Z"/>
          <w:rFonts w:ascii="Times New Roman" w:hAnsi="Times New Roman" w:cs="Times New Roman"/>
        </w:rPr>
      </w:pPr>
    </w:p>
    <w:p w14:paraId="43E9629C" w14:textId="77777777" w:rsidR="00EF60F2" w:rsidRPr="00355BFB" w:rsidRDefault="00EF60F2" w:rsidP="00EF60F2">
      <w:pPr>
        <w:jc w:val="both"/>
        <w:rPr>
          <w:ins w:id="88" w:author="Arun Rai" w:date="2026-09-24T08:31:00Z" w16du:dateUtc="2026-09-24T02:46:00Z"/>
          <w:rFonts w:ascii="Times New Roman" w:hAnsi="Times New Roman" w:cs="Times New Roman"/>
        </w:rPr>
      </w:pPr>
    </w:p>
    <w:p w14:paraId="5FCB3117" w14:textId="77777777" w:rsidR="00EF60F2" w:rsidRPr="00355BFB" w:rsidRDefault="00EF60F2" w:rsidP="00EF60F2">
      <w:pPr>
        <w:jc w:val="both"/>
        <w:rPr>
          <w:ins w:id="89" w:author="Arun Rai" w:date="2026-09-24T08:31:00Z" w16du:dateUtc="2026-09-24T02:46:00Z"/>
          <w:rFonts w:ascii="Times New Roman" w:hAnsi="Times New Roman" w:cs="Times New Roman"/>
        </w:rPr>
      </w:pPr>
    </w:p>
    <w:p w14:paraId="254BD5D6" w14:textId="4A0E71C3" w:rsidR="00EF60F2" w:rsidRPr="00355BFB" w:rsidRDefault="001A48DD" w:rsidP="00F35DAE">
      <w:pPr>
        <w:pStyle w:val="Heading1"/>
        <w:numPr>
          <w:ilvl w:val="0"/>
          <w:numId w:val="2"/>
        </w:numPr>
        <w:rPr>
          <w:ins w:id="90" w:author="Arun Rai" w:date="2026-09-24T08:33:00Z" w16du:dateUtc="2026-09-24T02:48:00Z"/>
          <w:rFonts w:ascii="Times New Roman" w:hAnsi="Times New Roman" w:cs="Times New Roman"/>
        </w:rPr>
      </w:pPr>
      <w:bookmarkStart w:id="91" w:name="_Toc241153969"/>
      <w:ins w:id="92" w:author="Arun Rai" w:date="2026-09-24T08:32:00Z" w16du:dateUtc="2026-09-24T02:47:00Z">
        <w:r w:rsidRPr="00355BFB">
          <w:rPr>
            <w:rFonts w:ascii="Times New Roman" w:hAnsi="Times New Roman" w:cs="Times New Roman"/>
            <w:rPrChange w:id="93" w:author="Arun Rai" w:date="2026-09-24T14:51:00Z" w16du:dateUtc="2026-09-24T09:06:00Z">
              <w:rPr/>
            </w:rPrChange>
          </w:rPr>
          <w:lastRenderedPageBreak/>
          <w:t>Analysis of Initial</w:t>
        </w:r>
      </w:ins>
      <w:ins w:id="94" w:author="Arun Rai" w:date="2026-09-24T08:33:00Z" w16du:dateUtc="2026-09-24T02:48:00Z">
        <w:r w:rsidRPr="00355BFB">
          <w:rPr>
            <w:rFonts w:ascii="Times New Roman" w:hAnsi="Times New Roman" w:cs="Times New Roman"/>
            <w:rPrChange w:id="95" w:author="Arun Rai" w:date="2026-09-24T14:51:00Z" w16du:dateUtc="2026-09-24T09:06:00Z">
              <w:rPr/>
            </w:rPrChange>
          </w:rPr>
          <w:t xml:space="preserve"> Goals</w:t>
        </w:r>
        <w:bookmarkEnd w:id="91"/>
      </w:ins>
    </w:p>
    <w:p w14:paraId="053C7F25" w14:textId="77777777" w:rsidR="008C6A09" w:rsidRPr="00355BFB" w:rsidRDefault="008C6A09" w:rsidP="008C6A09">
      <w:pPr>
        <w:rPr>
          <w:ins w:id="96" w:author="Arun Rai" w:date="2026-09-24T08:31:00Z" w16du:dateUtc="2026-09-24T02:46:00Z"/>
          <w:rFonts w:ascii="Times New Roman" w:hAnsi="Times New Roman" w:cs="Times New Roman"/>
          <w:rPrChange w:id="97" w:author="Arun Rai" w:date="2026-09-24T14:51:00Z" w16du:dateUtc="2026-09-24T09:06:00Z">
            <w:rPr>
              <w:ins w:id="98" w:author="Arun Rai" w:date="2026-09-24T08:31:00Z" w16du:dateUtc="2026-09-24T02:46:00Z"/>
            </w:rPr>
          </w:rPrChange>
        </w:rPr>
        <w:pPrChange w:id="99" w:author="Arun Rai" w:date="2026-09-24T08:33:00Z" w16du:dateUtc="2026-09-24T02:48:00Z">
          <w:pPr>
            <w:jc w:val="both"/>
          </w:pPr>
        </w:pPrChange>
      </w:pPr>
    </w:p>
    <w:p w14:paraId="526A2119" w14:textId="77777777" w:rsidR="00EF60F2" w:rsidRPr="00355BFB" w:rsidRDefault="00EF60F2" w:rsidP="00EF60F2">
      <w:pPr>
        <w:jc w:val="both"/>
        <w:rPr>
          <w:ins w:id="100" w:author="Arun Rai" w:date="2026-09-24T08:31:00Z" w16du:dateUtc="2026-09-24T02:46:00Z"/>
          <w:rFonts w:ascii="Times New Roman" w:hAnsi="Times New Roman" w:cs="Times New Roman"/>
        </w:rPr>
      </w:pPr>
    </w:p>
    <w:p w14:paraId="15615172" w14:textId="77777777" w:rsidR="00EF60F2" w:rsidRPr="00355BFB" w:rsidRDefault="00EF60F2" w:rsidP="00EF60F2">
      <w:pPr>
        <w:jc w:val="both"/>
        <w:rPr>
          <w:ins w:id="101" w:author="Arun Rai" w:date="2026-09-24T08:31:00Z" w16du:dateUtc="2026-09-24T02:46:00Z"/>
          <w:rFonts w:ascii="Times New Roman" w:hAnsi="Times New Roman" w:cs="Times New Roman"/>
        </w:rPr>
      </w:pPr>
    </w:p>
    <w:p w14:paraId="71060796" w14:textId="77777777" w:rsidR="00EF60F2" w:rsidRPr="00355BFB" w:rsidRDefault="00EF60F2" w:rsidP="00EF60F2">
      <w:pPr>
        <w:jc w:val="both"/>
        <w:rPr>
          <w:ins w:id="102" w:author="Arun Rai" w:date="2026-09-24T08:31:00Z" w16du:dateUtc="2026-09-24T02:46:00Z"/>
          <w:rFonts w:ascii="Times New Roman" w:hAnsi="Times New Roman" w:cs="Times New Roman"/>
        </w:rPr>
      </w:pPr>
    </w:p>
    <w:p w14:paraId="2169F951" w14:textId="77777777" w:rsidR="00EF60F2" w:rsidRPr="00355BFB" w:rsidRDefault="00EF60F2" w:rsidP="00EF60F2">
      <w:pPr>
        <w:jc w:val="both"/>
        <w:rPr>
          <w:ins w:id="103" w:author="Arun Rai" w:date="2026-09-24T08:31:00Z" w16du:dateUtc="2026-09-24T02:46:00Z"/>
          <w:rFonts w:ascii="Times New Roman" w:hAnsi="Times New Roman" w:cs="Times New Roman"/>
        </w:rPr>
      </w:pPr>
    </w:p>
    <w:p w14:paraId="62DD5045" w14:textId="77777777" w:rsidR="00EF60F2" w:rsidRPr="00355BFB" w:rsidRDefault="00EF60F2" w:rsidP="00EF60F2">
      <w:pPr>
        <w:jc w:val="both"/>
        <w:rPr>
          <w:ins w:id="104" w:author="Arun Rai" w:date="2026-09-24T08:31:00Z" w16du:dateUtc="2026-09-24T02:46:00Z"/>
          <w:rFonts w:ascii="Times New Roman" w:hAnsi="Times New Roman" w:cs="Times New Roman"/>
        </w:rPr>
      </w:pPr>
    </w:p>
    <w:p w14:paraId="19C8FC59" w14:textId="77777777" w:rsidR="00EF60F2" w:rsidRPr="00355BFB" w:rsidRDefault="00EF60F2" w:rsidP="00EF60F2">
      <w:pPr>
        <w:jc w:val="both"/>
        <w:rPr>
          <w:ins w:id="105" w:author="Arun Rai" w:date="2026-09-24T08:31:00Z" w16du:dateUtc="2026-09-24T02:46:00Z"/>
          <w:rFonts w:ascii="Times New Roman" w:hAnsi="Times New Roman" w:cs="Times New Roman"/>
        </w:rPr>
      </w:pPr>
    </w:p>
    <w:p w14:paraId="79F2C847" w14:textId="77777777" w:rsidR="00EF60F2" w:rsidRPr="00355BFB" w:rsidRDefault="00EF60F2" w:rsidP="00EF60F2">
      <w:pPr>
        <w:jc w:val="both"/>
        <w:rPr>
          <w:ins w:id="106" w:author="Arun Rai" w:date="2026-09-24T08:31:00Z" w16du:dateUtc="2026-09-24T02:46:00Z"/>
          <w:rFonts w:ascii="Times New Roman" w:hAnsi="Times New Roman" w:cs="Times New Roman"/>
        </w:rPr>
      </w:pPr>
    </w:p>
    <w:p w14:paraId="27232B57" w14:textId="77777777" w:rsidR="00EF60F2" w:rsidRPr="00355BFB" w:rsidRDefault="00EF60F2" w:rsidP="00EF60F2">
      <w:pPr>
        <w:jc w:val="both"/>
        <w:rPr>
          <w:ins w:id="107" w:author="Arun Rai" w:date="2026-09-24T08:31:00Z" w16du:dateUtc="2026-09-24T02:46:00Z"/>
          <w:rFonts w:ascii="Times New Roman" w:hAnsi="Times New Roman" w:cs="Times New Roman"/>
        </w:rPr>
      </w:pPr>
    </w:p>
    <w:p w14:paraId="0C0720FA" w14:textId="77777777" w:rsidR="00EF60F2" w:rsidRPr="00355BFB" w:rsidRDefault="00EF60F2" w:rsidP="00EF60F2">
      <w:pPr>
        <w:jc w:val="both"/>
        <w:rPr>
          <w:ins w:id="108" w:author="Arun Rai" w:date="2026-09-24T08:31:00Z" w16du:dateUtc="2026-09-24T02:46:00Z"/>
          <w:rFonts w:ascii="Times New Roman" w:hAnsi="Times New Roman" w:cs="Times New Roman"/>
        </w:rPr>
      </w:pPr>
    </w:p>
    <w:p w14:paraId="031613AA" w14:textId="77777777" w:rsidR="00EF60F2" w:rsidRPr="00355BFB" w:rsidRDefault="00EF60F2" w:rsidP="00EF60F2">
      <w:pPr>
        <w:jc w:val="both"/>
        <w:rPr>
          <w:ins w:id="109" w:author="Arun Rai" w:date="2026-09-24T08:31:00Z" w16du:dateUtc="2026-09-24T02:46:00Z"/>
          <w:rFonts w:ascii="Times New Roman" w:hAnsi="Times New Roman" w:cs="Times New Roman"/>
        </w:rPr>
      </w:pPr>
    </w:p>
    <w:p w14:paraId="07E154C5" w14:textId="77777777" w:rsidR="00EF60F2" w:rsidRPr="00355BFB" w:rsidRDefault="00EF60F2" w:rsidP="00EF60F2">
      <w:pPr>
        <w:jc w:val="both"/>
        <w:rPr>
          <w:ins w:id="110" w:author="Arun Rai" w:date="2026-09-24T08:31:00Z" w16du:dateUtc="2026-09-24T02:46:00Z"/>
          <w:rFonts w:ascii="Times New Roman" w:hAnsi="Times New Roman" w:cs="Times New Roman"/>
        </w:rPr>
      </w:pPr>
    </w:p>
    <w:p w14:paraId="72D89D8D" w14:textId="77777777" w:rsidR="00EF60F2" w:rsidRPr="00355BFB" w:rsidRDefault="00EF60F2" w:rsidP="00EF60F2">
      <w:pPr>
        <w:jc w:val="both"/>
        <w:rPr>
          <w:ins w:id="111" w:author="Arun Rai" w:date="2026-09-24T08:31:00Z" w16du:dateUtc="2026-09-24T02:46:00Z"/>
          <w:rFonts w:ascii="Times New Roman" w:hAnsi="Times New Roman" w:cs="Times New Roman"/>
        </w:rPr>
      </w:pPr>
    </w:p>
    <w:p w14:paraId="3F492D3E" w14:textId="77777777" w:rsidR="00EF60F2" w:rsidRPr="00355BFB" w:rsidRDefault="00EF60F2" w:rsidP="00EF60F2">
      <w:pPr>
        <w:jc w:val="both"/>
        <w:rPr>
          <w:ins w:id="112" w:author="Arun Rai" w:date="2026-09-24T08:31:00Z" w16du:dateUtc="2026-09-24T02:46:00Z"/>
          <w:rFonts w:ascii="Times New Roman" w:hAnsi="Times New Roman" w:cs="Times New Roman"/>
        </w:rPr>
      </w:pPr>
    </w:p>
    <w:p w14:paraId="05CC2338" w14:textId="77777777" w:rsidR="00EF60F2" w:rsidRPr="00355BFB" w:rsidRDefault="00EF60F2" w:rsidP="00EF60F2">
      <w:pPr>
        <w:jc w:val="both"/>
        <w:rPr>
          <w:ins w:id="113" w:author="Arun Rai" w:date="2026-09-24T08:31:00Z" w16du:dateUtc="2026-09-24T02:46:00Z"/>
          <w:rFonts w:ascii="Times New Roman" w:hAnsi="Times New Roman" w:cs="Times New Roman"/>
        </w:rPr>
      </w:pPr>
    </w:p>
    <w:p w14:paraId="733BA183" w14:textId="77777777" w:rsidR="00EF60F2" w:rsidRPr="00355BFB" w:rsidRDefault="00EF60F2" w:rsidP="00EF60F2">
      <w:pPr>
        <w:jc w:val="both"/>
        <w:rPr>
          <w:ins w:id="114" w:author="Arun Rai" w:date="2026-09-24T08:31:00Z" w16du:dateUtc="2026-09-24T02:46:00Z"/>
          <w:rFonts w:ascii="Times New Roman" w:hAnsi="Times New Roman" w:cs="Times New Roman"/>
        </w:rPr>
      </w:pPr>
    </w:p>
    <w:p w14:paraId="68729357" w14:textId="77777777" w:rsidR="00EF60F2" w:rsidRPr="00355BFB" w:rsidRDefault="00EF60F2" w:rsidP="00EF60F2">
      <w:pPr>
        <w:jc w:val="both"/>
        <w:rPr>
          <w:ins w:id="115" w:author="Arun Rai" w:date="2026-09-24T08:31:00Z" w16du:dateUtc="2026-09-24T02:46:00Z"/>
          <w:rFonts w:ascii="Times New Roman" w:hAnsi="Times New Roman" w:cs="Times New Roman"/>
        </w:rPr>
      </w:pPr>
    </w:p>
    <w:p w14:paraId="15F7EC6F" w14:textId="77777777" w:rsidR="00EF60F2" w:rsidRPr="00355BFB" w:rsidRDefault="00EF60F2" w:rsidP="00EF60F2">
      <w:pPr>
        <w:jc w:val="both"/>
        <w:rPr>
          <w:ins w:id="116" w:author="Arun Rai" w:date="2026-09-24T08:31:00Z" w16du:dateUtc="2026-09-24T02:46:00Z"/>
          <w:rFonts w:ascii="Times New Roman" w:hAnsi="Times New Roman" w:cs="Times New Roman"/>
        </w:rPr>
      </w:pPr>
    </w:p>
    <w:p w14:paraId="2FD3AEED" w14:textId="77777777" w:rsidR="00EF60F2" w:rsidRPr="00355BFB" w:rsidRDefault="00EF60F2" w:rsidP="00EF60F2">
      <w:pPr>
        <w:jc w:val="both"/>
        <w:rPr>
          <w:ins w:id="117" w:author="Arun Rai" w:date="2026-09-24T08:31:00Z" w16du:dateUtc="2026-09-24T02:46:00Z"/>
          <w:rFonts w:ascii="Times New Roman" w:hAnsi="Times New Roman" w:cs="Times New Roman"/>
        </w:rPr>
      </w:pPr>
    </w:p>
    <w:p w14:paraId="4DD02BAA" w14:textId="77777777" w:rsidR="00EF60F2" w:rsidRPr="00355BFB" w:rsidRDefault="00EF60F2" w:rsidP="00EF60F2">
      <w:pPr>
        <w:jc w:val="both"/>
        <w:rPr>
          <w:ins w:id="118" w:author="Arun Rai" w:date="2026-09-24T08:31:00Z" w16du:dateUtc="2026-09-24T02:46:00Z"/>
          <w:rFonts w:ascii="Times New Roman" w:hAnsi="Times New Roman" w:cs="Times New Roman"/>
        </w:rPr>
      </w:pPr>
    </w:p>
    <w:p w14:paraId="060E43B2" w14:textId="77777777" w:rsidR="00EF60F2" w:rsidRPr="00355BFB" w:rsidRDefault="00EF60F2" w:rsidP="00EF60F2">
      <w:pPr>
        <w:jc w:val="both"/>
        <w:rPr>
          <w:ins w:id="119" w:author="Arun Rai" w:date="2026-09-24T08:31:00Z" w16du:dateUtc="2026-09-24T02:46:00Z"/>
          <w:rFonts w:ascii="Times New Roman" w:hAnsi="Times New Roman" w:cs="Times New Roman"/>
        </w:rPr>
      </w:pPr>
    </w:p>
    <w:p w14:paraId="1868F94F" w14:textId="77777777" w:rsidR="00EF60F2" w:rsidRPr="00355BFB" w:rsidRDefault="00EF60F2" w:rsidP="00EF60F2">
      <w:pPr>
        <w:jc w:val="both"/>
        <w:rPr>
          <w:ins w:id="120" w:author="Arun Rai" w:date="2026-09-24T08:31:00Z" w16du:dateUtc="2026-09-24T02:46:00Z"/>
          <w:rFonts w:ascii="Times New Roman" w:hAnsi="Times New Roman" w:cs="Times New Roman"/>
        </w:rPr>
      </w:pPr>
    </w:p>
    <w:p w14:paraId="0CAE0580" w14:textId="77777777" w:rsidR="00EF60F2" w:rsidRPr="00355BFB" w:rsidRDefault="00EF60F2" w:rsidP="00EF60F2">
      <w:pPr>
        <w:jc w:val="both"/>
        <w:rPr>
          <w:ins w:id="121" w:author="Arun Rai" w:date="2026-09-24T08:31:00Z" w16du:dateUtc="2026-09-24T02:46:00Z"/>
          <w:rFonts w:ascii="Times New Roman" w:hAnsi="Times New Roman" w:cs="Times New Roman"/>
        </w:rPr>
      </w:pPr>
    </w:p>
    <w:p w14:paraId="5B82A6DA" w14:textId="19A4F05E" w:rsidR="00EF60F2" w:rsidRPr="00355BFB" w:rsidRDefault="007149C8" w:rsidP="00812BE7">
      <w:pPr>
        <w:pStyle w:val="Heading1"/>
        <w:numPr>
          <w:ilvl w:val="0"/>
          <w:numId w:val="2"/>
        </w:numPr>
        <w:rPr>
          <w:ins w:id="122" w:author="Arun Rai" w:date="2026-09-24T14:41:00Z" w16du:dateUtc="2026-09-24T08:56:00Z"/>
          <w:rFonts w:ascii="Times New Roman" w:hAnsi="Times New Roman" w:cs="Times New Roman"/>
          <w:rPrChange w:id="123" w:author="Arun Rai" w:date="2026-09-24T14:51:00Z" w16du:dateUtc="2026-09-24T09:06:00Z">
            <w:rPr>
              <w:ins w:id="124" w:author="Arun Rai" w:date="2026-09-24T14:41:00Z" w16du:dateUtc="2026-09-24T08:56:00Z"/>
            </w:rPr>
          </w:rPrChange>
        </w:rPr>
        <w:pPrChange w:id="125" w:author="Arun Rai" w:date="2026-09-24T14:48:00Z" w16du:dateUtc="2026-09-24T09:03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126" w:name="_Toc241153970"/>
      <w:ins w:id="127" w:author="Arun Rai" w:date="2026-09-24T14:41:00Z" w16du:dateUtc="2026-09-24T08:56:00Z">
        <w:r w:rsidRPr="00355BFB">
          <w:rPr>
            <w:rFonts w:ascii="Times New Roman" w:hAnsi="Times New Roman" w:cs="Times New Roman"/>
            <w:rPrChange w:id="128" w:author="Arun Rai" w:date="2026-09-24T14:51:00Z" w16du:dateUtc="2026-09-24T09:06:00Z">
              <w:rPr/>
            </w:rPrChange>
          </w:rPr>
          <w:t>Analysis of Original Time Management Plan</w:t>
        </w:r>
        <w:bookmarkEnd w:id="126"/>
      </w:ins>
    </w:p>
    <w:p w14:paraId="18604AE4" w14:textId="77777777" w:rsidR="007149C8" w:rsidRPr="00355BFB" w:rsidRDefault="007149C8" w:rsidP="007149C8">
      <w:pPr>
        <w:ind w:left="360"/>
        <w:jc w:val="both"/>
        <w:rPr>
          <w:ins w:id="129" w:author="Arun Rai" w:date="2026-09-24T14:41:00Z" w16du:dateUtc="2026-09-24T08:56:00Z"/>
          <w:rFonts w:ascii="Times New Roman" w:hAnsi="Times New Roman" w:cs="Times New Roman"/>
        </w:rPr>
      </w:pPr>
    </w:p>
    <w:p w14:paraId="72D3DB40" w14:textId="77777777" w:rsidR="007149C8" w:rsidRPr="00355BFB" w:rsidRDefault="007149C8" w:rsidP="007149C8">
      <w:pPr>
        <w:ind w:left="360"/>
        <w:jc w:val="both"/>
        <w:rPr>
          <w:ins w:id="130" w:author="Arun Rai" w:date="2026-09-24T14:41:00Z" w16du:dateUtc="2026-09-24T08:56:00Z"/>
          <w:rFonts w:ascii="Times New Roman" w:hAnsi="Times New Roman" w:cs="Times New Roman"/>
        </w:rPr>
      </w:pPr>
    </w:p>
    <w:p w14:paraId="673B8457" w14:textId="77777777" w:rsidR="007149C8" w:rsidRPr="00355BFB" w:rsidRDefault="007149C8" w:rsidP="007149C8">
      <w:pPr>
        <w:ind w:left="360"/>
        <w:jc w:val="both"/>
        <w:rPr>
          <w:ins w:id="131" w:author="Arun Rai" w:date="2026-09-24T14:41:00Z" w16du:dateUtc="2026-09-24T08:56:00Z"/>
          <w:rFonts w:ascii="Times New Roman" w:hAnsi="Times New Roman" w:cs="Times New Roman"/>
        </w:rPr>
      </w:pPr>
    </w:p>
    <w:p w14:paraId="4879835B" w14:textId="77777777" w:rsidR="007149C8" w:rsidRPr="00355BFB" w:rsidRDefault="007149C8" w:rsidP="007149C8">
      <w:pPr>
        <w:ind w:left="360"/>
        <w:jc w:val="both"/>
        <w:rPr>
          <w:ins w:id="132" w:author="Arun Rai" w:date="2026-09-24T14:41:00Z" w16du:dateUtc="2026-09-24T08:56:00Z"/>
          <w:rFonts w:ascii="Times New Roman" w:hAnsi="Times New Roman" w:cs="Times New Roman"/>
        </w:rPr>
      </w:pPr>
    </w:p>
    <w:p w14:paraId="7A807CA4" w14:textId="77777777" w:rsidR="007149C8" w:rsidRPr="00355BFB" w:rsidRDefault="007149C8" w:rsidP="007149C8">
      <w:pPr>
        <w:ind w:left="360"/>
        <w:jc w:val="both"/>
        <w:rPr>
          <w:ins w:id="133" w:author="Arun Rai" w:date="2026-09-24T14:41:00Z" w16du:dateUtc="2026-09-24T08:56:00Z"/>
          <w:rFonts w:ascii="Times New Roman" w:hAnsi="Times New Roman" w:cs="Times New Roman"/>
        </w:rPr>
      </w:pPr>
    </w:p>
    <w:p w14:paraId="1B977BD1" w14:textId="77777777" w:rsidR="007149C8" w:rsidRPr="00355BFB" w:rsidRDefault="007149C8" w:rsidP="007149C8">
      <w:pPr>
        <w:ind w:left="360"/>
        <w:jc w:val="both"/>
        <w:rPr>
          <w:ins w:id="134" w:author="Arun Rai" w:date="2026-09-24T14:41:00Z" w16du:dateUtc="2026-09-24T08:56:00Z"/>
          <w:rFonts w:ascii="Times New Roman" w:hAnsi="Times New Roman" w:cs="Times New Roman"/>
        </w:rPr>
      </w:pPr>
    </w:p>
    <w:p w14:paraId="4ACF9FF9" w14:textId="77777777" w:rsidR="007149C8" w:rsidRPr="00355BFB" w:rsidRDefault="007149C8" w:rsidP="007149C8">
      <w:pPr>
        <w:ind w:left="360"/>
        <w:jc w:val="both"/>
        <w:rPr>
          <w:ins w:id="135" w:author="Arun Rai" w:date="2026-09-24T14:41:00Z" w16du:dateUtc="2026-09-24T08:56:00Z"/>
          <w:rFonts w:ascii="Times New Roman" w:hAnsi="Times New Roman" w:cs="Times New Roman"/>
        </w:rPr>
      </w:pPr>
    </w:p>
    <w:p w14:paraId="15DD23CF" w14:textId="77777777" w:rsidR="007149C8" w:rsidRPr="00355BFB" w:rsidRDefault="007149C8" w:rsidP="007149C8">
      <w:pPr>
        <w:ind w:left="360"/>
        <w:jc w:val="both"/>
        <w:rPr>
          <w:ins w:id="136" w:author="Arun Rai" w:date="2026-09-24T14:41:00Z" w16du:dateUtc="2026-09-24T08:56:00Z"/>
          <w:rFonts w:ascii="Times New Roman" w:hAnsi="Times New Roman" w:cs="Times New Roman"/>
        </w:rPr>
      </w:pPr>
    </w:p>
    <w:p w14:paraId="03769E83" w14:textId="77777777" w:rsidR="007149C8" w:rsidRPr="00355BFB" w:rsidRDefault="007149C8" w:rsidP="007149C8">
      <w:pPr>
        <w:ind w:left="360"/>
        <w:jc w:val="both"/>
        <w:rPr>
          <w:ins w:id="137" w:author="Arun Rai" w:date="2026-09-24T14:41:00Z" w16du:dateUtc="2026-09-24T08:56:00Z"/>
          <w:rFonts w:ascii="Times New Roman" w:hAnsi="Times New Roman" w:cs="Times New Roman"/>
        </w:rPr>
      </w:pPr>
    </w:p>
    <w:p w14:paraId="70569FC8" w14:textId="77777777" w:rsidR="007149C8" w:rsidRPr="00355BFB" w:rsidRDefault="007149C8" w:rsidP="007149C8">
      <w:pPr>
        <w:ind w:left="360"/>
        <w:jc w:val="both"/>
        <w:rPr>
          <w:ins w:id="138" w:author="Arun Rai" w:date="2026-09-24T14:41:00Z" w16du:dateUtc="2026-09-24T08:56:00Z"/>
          <w:rFonts w:ascii="Times New Roman" w:hAnsi="Times New Roman" w:cs="Times New Roman"/>
        </w:rPr>
      </w:pPr>
    </w:p>
    <w:p w14:paraId="23CEAF5C" w14:textId="77777777" w:rsidR="007149C8" w:rsidRPr="00355BFB" w:rsidRDefault="007149C8" w:rsidP="007149C8">
      <w:pPr>
        <w:ind w:left="360"/>
        <w:jc w:val="both"/>
        <w:rPr>
          <w:ins w:id="139" w:author="Arun Rai" w:date="2026-09-24T14:41:00Z" w16du:dateUtc="2026-09-24T08:56:00Z"/>
          <w:rFonts w:ascii="Times New Roman" w:hAnsi="Times New Roman" w:cs="Times New Roman"/>
        </w:rPr>
      </w:pPr>
    </w:p>
    <w:p w14:paraId="2A31BF63" w14:textId="77777777" w:rsidR="007149C8" w:rsidRPr="00355BFB" w:rsidRDefault="007149C8" w:rsidP="007149C8">
      <w:pPr>
        <w:ind w:left="360"/>
        <w:jc w:val="both"/>
        <w:rPr>
          <w:ins w:id="140" w:author="Arun Rai" w:date="2026-09-24T14:41:00Z" w16du:dateUtc="2026-09-24T08:56:00Z"/>
          <w:rFonts w:ascii="Times New Roman" w:hAnsi="Times New Roman" w:cs="Times New Roman"/>
        </w:rPr>
      </w:pPr>
    </w:p>
    <w:p w14:paraId="6C77184F" w14:textId="77777777" w:rsidR="007149C8" w:rsidRPr="00355BFB" w:rsidRDefault="007149C8" w:rsidP="007149C8">
      <w:pPr>
        <w:ind w:left="360"/>
        <w:jc w:val="both"/>
        <w:rPr>
          <w:ins w:id="141" w:author="Arun Rai" w:date="2026-09-24T14:41:00Z" w16du:dateUtc="2026-09-24T08:56:00Z"/>
          <w:rFonts w:ascii="Times New Roman" w:hAnsi="Times New Roman" w:cs="Times New Roman"/>
        </w:rPr>
      </w:pPr>
    </w:p>
    <w:p w14:paraId="1C61DD39" w14:textId="77777777" w:rsidR="007149C8" w:rsidRPr="00355BFB" w:rsidRDefault="007149C8" w:rsidP="007149C8">
      <w:pPr>
        <w:ind w:left="360"/>
        <w:jc w:val="both"/>
        <w:rPr>
          <w:ins w:id="142" w:author="Arun Rai" w:date="2026-09-24T14:41:00Z" w16du:dateUtc="2026-09-24T08:56:00Z"/>
          <w:rFonts w:ascii="Times New Roman" w:hAnsi="Times New Roman" w:cs="Times New Roman"/>
        </w:rPr>
      </w:pPr>
    </w:p>
    <w:p w14:paraId="077FEAE9" w14:textId="77777777" w:rsidR="007149C8" w:rsidRPr="00355BFB" w:rsidRDefault="007149C8" w:rsidP="007149C8">
      <w:pPr>
        <w:ind w:left="360"/>
        <w:jc w:val="both"/>
        <w:rPr>
          <w:ins w:id="143" w:author="Arun Rai" w:date="2026-09-24T14:41:00Z" w16du:dateUtc="2026-09-24T08:56:00Z"/>
          <w:rFonts w:ascii="Times New Roman" w:hAnsi="Times New Roman" w:cs="Times New Roman"/>
        </w:rPr>
      </w:pPr>
    </w:p>
    <w:p w14:paraId="7636549A" w14:textId="77777777" w:rsidR="007149C8" w:rsidRPr="00355BFB" w:rsidRDefault="007149C8" w:rsidP="007149C8">
      <w:pPr>
        <w:ind w:left="360"/>
        <w:jc w:val="both"/>
        <w:rPr>
          <w:ins w:id="144" w:author="Arun Rai" w:date="2026-09-24T14:41:00Z" w16du:dateUtc="2026-09-24T08:56:00Z"/>
          <w:rFonts w:ascii="Times New Roman" w:hAnsi="Times New Roman" w:cs="Times New Roman"/>
        </w:rPr>
      </w:pPr>
    </w:p>
    <w:p w14:paraId="6B2237EE" w14:textId="77777777" w:rsidR="007149C8" w:rsidRPr="00355BFB" w:rsidRDefault="007149C8" w:rsidP="007149C8">
      <w:pPr>
        <w:ind w:left="360"/>
        <w:jc w:val="both"/>
        <w:rPr>
          <w:ins w:id="145" w:author="Arun Rai" w:date="2026-09-24T14:41:00Z" w16du:dateUtc="2026-09-24T08:56:00Z"/>
          <w:rFonts w:ascii="Times New Roman" w:hAnsi="Times New Roman" w:cs="Times New Roman"/>
        </w:rPr>
      </w:pPr>
    </w:p>
    <w:p w14:paraId="7B8079D6" w14:textId="77777777" w:rsidR="007149C8" w:rsidRPr="00355BFB" w:rsidRDefault="007149C8" w:rsidP="007149C8">
      <w:pPr>
        <w:ind w:left="360"/>
        <w:jc w:val="both"/>
        <w:rPr>
          <w:ins w:id="146" w:author="Arun Rai" w:date="2026-09-24T14:41:00Z" w16du:dateUtc="2026-09-24T08:56:00Z"/>
          <w:rFonts w:ascii="Times New Roman" w:hAnsi="Times New Roman" w:cs="Times New Roman"/>
        </w:rPr>
      </w:pPr>
    </w:p>
    <w:p w14:paraId="71D54A33" w14:textId="77777777" w:rsidR="007149C8" w:rsidRPr="00355BFB" w:rsidRDefault="007149C8" w:rsidP="007149C8">
      <w:pPr>
        <w:ind w:left="360"/>
        <w:jc w:val="both"/>
        <w:rPr>
          <w:ins w:id="147" w:author="Arun Rai" w:date="2026-09-24T14:41:00Z" w16du:dateUtc="2026-09-24T08:56:00Z"/>
          <w:rFonts w:ascii="Times New Roman" w:hAnsi="Times New Roman" w:cs="Times New Roman"/>
        </w:rPr>
      </w:pPr>
    </w:p>
    <w:p w14:paraId="407BF728" w14:textId="77777777" w:rsidR="007149C8" w:rsidRPr="00355BFB" w:rsidRDefault="007149C8" w:rsidP="007149C8">
      <w:pPr>
        <w:ind w:left="360"/>
        <w:jc w:val="both"/>
        <w:rPr>
          <w:ins w:id="148" w:author="Arun Rai" w:date="2026-09-24T14:41:00Z" w16du:dateUtc="2026-09-24T08:56:00Z"/>
          <w:rFonts w:ascii="Times New Roman" w:hAnsi="Times New Roman" w:cs="Times New Roman"/>
        </w:rPr>
      </w:pPr>
    </w:p>
    <w:p w14:paraId="1CFFD464" w14:textId="77777777" w:rsidR="007149C8" w:rsidRPr="00355BFB" w:rsidRDefault="007149C8" w:rsidP="007149C8">
      <w:pPr>
        <w:ind w:left="360"/>
        <w:jc w:val="both"/>
        <w:rPr>
          <w:ins w:id="149" w:author="Arun Rai" w:date="2026-09-24T14:41:00Z" w16du:dateUtc="2026-09-24T08:56:00Z"/>
          <w:rFonts w:ascii="Times New Roman" w:hAnsi="Times New Roman" w:cs="Times New Roman"/>
        </w:rPr>
      </w:pPr>
    </w:p>
    <w:p w14:paraId="61678E11" w14:textId="77777777" w:rsidR="007149C8" w:rsidRPr="00355BFB" w:rsidRDefault="007149C8" w:rsidP="007149C8">
      <w:pPr>
        <w:ind w:left="360"/>
        <w:jc w:val="both"/>
        <w:rPr>
          <w:ins w:id="150" w:author="Arun Rai" w:date="2026-09-24T14:41:00Z" w16du:dateUtc="2026-09-24T08:56:00Z"/>
          <w:rFonts w:ascii="Times New Roman" w:hAnsi="Times New Roman" w:cs="Times New Roman"/>
        </w:rPr>
      </w:pPr>
    </w:p>
    <w:p w14:paraId="59626537" w14:textId="77777777" w:rsidR="007149C8" w:rsidRPr="00355BFB" w:rsidRDefault="007149C8" w:rsidP="007149C8">
      <w:pPr>
        <w:ind w:left="360"/>
        <w:jc w:val="both"/>
        <w:rPr>
          <w:ins w:id="151" w:author="Arun Rai" w:date="2026-09-24T14:41:00Z" w16du:dateUtc="2026-09-24T08:56:00Z"/>
          <w:rFonts w:ascii="Times New Roman" w:hAnsi="Times New Roman" w:cs="Times New Roman"/>
        </w:rPr>
      </w:pPr>
    </w:p>
    <w:p w14:paraId="41C429F1" w14:textId="77777777" w:rsidR="007149C8" w:rsidRPr="00355BFB" w:rsidRDefault="007149C8" w:rsidP="007149C8">
      <w:pPr>
        <w:ind w:left="360"/>
        <w:jc w:val="both"/>
        <w:rPr>
          <w:ins w:id="152" w:author="Arun Rai" w:date="2026-09-24T14:41:00Z" w16du:dateUtc="2026-09-24T08:56:00Z"/>
          <w:rFonts w:ascii="Times New Roman" w:hAnsi="Times New Roman" w:cs="Times New Roman"/>
        </w:rPr>
      </w:pPr>
    </w:p>
    <w:p w14:paraId="6B7C11F4" w14:textId="77777777" w:rsidR="007149C8" w:rsidRPr="00355BFB" w:rsidRDefault="007149C8" w:rsidP="007149C8">
      <w:pPr>
        <w:ind w:left="360"/>
        <w:jc w:val="both"/>
        <w:rPr>
          <w:ins w:id="153" w:author="Arun Rai" w:date="2026-09-24T14:41:00Z" w16du:dateUtc="2026-09-24T08:56:00Z"/>
          <w:rFonts w:ascii="Times New Roman" w:hAnsi="Times New Roman" w:cs="Times New Roman"/>
        </w:rPr>
      </w:pPr>
    </w:p>
    <w:p w14:paraId="76DA38E8" w14:textId="77777777" w:rsidR="007149C8" w:rsidRPr="00355BFB" w:rsidRDefault="007149C8" w:rsidP="007149C8">
      <w:pPr>
        <w:ind w:left="360"/>
        <w:jc w:val="both"/>
        <w:rPr>
          <w:ins w:id="154" w:author="Arun Rai" w:date="2026-09-24T14:41:00Z" w16du:dateUtc="2026-09-24T08:56:00Z"/>
          <w:rFonts w:ascii="Times New Roman" w:hAnsi="Times New Roman" w:cs="Times New Roman"/>
        </w:rPr>
      </w:pPr>
    </w:p>
    <w:p w14:paraId="457F26F8" w14:textId="77777777" w:rsidR="007149C8" w:rsidRPr="00355BFB" w:rsidRDefault="007149C8" w:rsidP="007149C8">
      <w:pPr>
        <w:ind w:left="360"/>
        <w:jc w:val="both"/>
        <w:rPr>
          <w:ins w:id="155" w:author="Arun Rai" w:date="2026-09-24T14:41:00Z" w16du:dateUtc="2026-09-24T08:56:00Z"/>
          <w:rFonts w:ascii="Times New Roman" w:hAnsi="Times New Roman" w:cs="Times New Roman"/>
        </w:rPr>
      </w:pPr>
    </w:p>
    <w:p w14:paraId="1E980253" w14:textId="77777777" w:rsidR="007149C8" w:rsidRPr="00355BFB" w:rsidRDefault="007149C8" w:rsidP="007149C8">
      <w:pPr>
        <w:ind w:left="360"/>
        <w:jc w:val="both"/>
        <w:rPr>
          <w:ins w:id="156" w:author="Arun Rai" w:date="2026-09-24T14:41:00Z" w16du:dateUtc="2026-09-24T08:56:00Z"/>
          <w:rFonts w:ascii="Times New Roman" w:hAnsi="Times New Roman" w:cs="Times New Roman"/>
        </w:rPr>
      </w:pPr>
    </w:p>
    <w:p w14:paraId="2723BB55" w14:textId="3EFE0296" w:rsidR="007149C8" w:rsidRPr="00355BFB" w:rsidRDefault="007149C8" w:rsidP="00F60C97">
      <w:pPr>
        <w:pStyle w:val="Heading1"/>
        <w:numPr>
          <w:ilvl w:val="0"/>
          <w:numId w:val="2"/>
        </w:numPr>
        <w:rPr>
          <w:ins w:id="157" w:author="Arun Rai" w:date="2026-09-24T14:41:00Z" w16du:dateUtc="2026-09-24T08:56:00Z"/>
          <w:rFonts w:ascii="Times New Roman" w:hAnsi="Times New Roman" w:cs="Times New Roman"/>
          <w:rPrChange w:id="158" w:author="Arun Rai" w:date="2026-09-24T14:51:00Z" w16du:dateUtc="2026-09-24T09:06:00Z">
            <w:rPr>
              <w:ins w:id="159" w:author="Arun Rai" w:date="2026-09-24T14:41:00Z" w16du:dateUtc="2026-09-24T08:56:00Z"/>
            </w:rPr>
          </w:rPrChange>
        </w:rPr>
        <w:pPrChange w:id="160" w:author="Arun Rai" w:date="2026-09-24T14:48:00Z" w16du:dateUtc="2026-09-24T09:03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161" w:name="_Toc241153971"/>
      <w:ins w:id="162" w:author="Arun Rai" w:date="2026-09-24T14:41:00Z" w16du:dateUtc="2026-09-24T08:56:00Z">
        <w:r w:rsidRPr="00355BFB">
          <w:rPr>
            <w:rFonts w:ascii="Times New Roman" w:hAnsi="Times New Roman" w:cs="Times New Roman"/>
            <w:rPrChange w:id="163" w:author="Arun Rai" w:date="2026-09-24T14:51:00Z" w16du:dateUtc="2026-09-24T09:06:00Z">
              <w:rPr/>
            </w:rPrChange>
          </w:rPr>
          <w:t>Revised Time Management Plan</w:t>
        </w:r>
        <w:bookmarkEnd w:id="161"/>
      </w:ins>
    </w:p>
    <w:p w14:paraId="3D2A450C" w14:textId="77777777" w:rsidR="007149C8" w:rsidRPr="00355BFB" w:rsidRDefault="007149C8" w:rsidP="007149C8">
      <w:pPr>
        <w:pStyle w:val="ListParagraph"/>
        <w:jc w:val="both"/>
        <w:rPr>
          <w:ins w:id="164" w:author="Arun Rai" w:date="2026-09-24T14:41:00Z" w16du:dateUtc="2026-09-24T08:56:00Z"/>
          <w:rFonts w:ascii="Times New Roman" w:hAnsi="Times New Roman" w:cs="Times New Roman"/>
        </w:rPr>
      </w:pPr>
    </w:p>
    <w:p w14:paraId="048AEDAE" w14:textId="77777777" w:rsidR="007149C8" w:rsidRPr="00355BFB" w:rsidRDefault="007149C8" w:rsidP="007149C8">
      <w:pPr>
        <w:pStyle w:val="ListParagraph"/>
        <w:jc w:val="both"/>
        <w:rPr>
          <w:ins w:id="165" w:author="Arun Rai" w:date="2026-09-24T14:41:00Z" w16du:dateUtc="2026-09-24T08:56:00Z"/>
          <w:rFonts w:ascii="Times New Roman" w:hAnsi="Times New Roman" w:cs="Times New Roman"/>
        </w:rPr>
      </w:pPr>
    </w:p>
    <w:p w14:paraId="738A04B0" w14:textId="77777777" w:rsidR="007149C8" w:rsidRPr="00355BFB" w:rsidRDefault="007149C8" w:rsidP="007149C8">
      <w:pPr>
        <w:pStyle w:val="ListParagraph"/>
        <w:jc w:val="both"/>
        <w:rPr>
          <w:ins w:id="166" w:author="Arun Rai" w:date="2026-09-24T14:41:00Z" w16du:dateUtc="2026-09-24T08:56:00Z"/>
          <w:rFonts w:ascii="Times New Roman" w:hAnsi="Times New Roman" w:cs="Times New Roman"/>
        </w:rPr>
      </w:pPr>
    </w:p>
    <w:p w14:paraId="67C64846" w14:textId="77777777" w:rsidR="007149C8" w:rsidRPr="00355BFB" w:rsidRDefault="007149C8" w:rsidP="007149C8">
      <w:pPr>
        <w:pStyle w:val="ListParagraph"/>
        <w:jc w:val="both"/>
        <w:rPr>
          <w:ins w:id="167" w:author="Arun Rai" w:date="2026-09-24T14:41:00Z" w16du:dateUtc="2026-09-24T08:56:00Z"/>
          <w:rFonts w:ascii="Times New Roman" w:hAnsi="Times New Roman" w:cs="Times New Roman"/>
        </w:rPr>
      </w:pPr>
    </w:p>
    <w:p w14:paraId="0149551C" w14:textId="77777777" w:rsidR="007149C8" w:rsidRPr="00355BFB" w:rsidRDefault="007149C8" w:rsidP="007149C8">
      <w:pPr>
        <w:pStyle w:val="ListParagraph"/>
        <w:jc w:val="both"/>
        <w:rPr>
          <w:ins w:id="168" w:author="Arun Rai" w:date="2026-09-24T14:41:00Z" w16du:dateUtc="2026-09-24T08:56:00Z"/>
          <w:rFonts w:ascii="Times New Roman" w:hAnsi="Times New Roman" w:cs="Times New Roman"/>
        </w:rPr>
      </w:pPr>
    </w:p>
    <w:p w14:paraId="5DA7AE09" w14:textId="77777777" w:rsidR="007149C8" w:rsidRPr="00355BFB" w:rsidRDefault="007149C8" w:rsidP="007149C8">
      <w:pPr>
        <w:pStyle w:val="ListParagraph"/>
        <w:jc w:val="both"/>
        <w:rPr>
          <w:ins w:id="169" w:author="Arun Rai" w:date="2026-09-24T14:41:00Z" w16du:dateUtc="2026-09-24T08:56:00Z"/>
          <w:rFonts w:ascii="Times New Roman" w:hAnsi="Times New Roman" w:cs="Times New Roman"/>
        </w:rPr>
      </w:pPr>
    </w:p>
    <w:p w14:paraId="75211266" w14:textId="77777777" w:rsidR="007149C8" w:rsidRPr="00355BFB" w:rsidRDefault="007149C8" w:rsidP="007149C8">
      <w:pPr>
        <w:pStyle w:val="ListParagraph"/>
        <w:jc w:val="both"/>
        <w:rPr>
          <w:ins w:id="170" w:author="Arun Rai" w:date="2026-09-24T14:41:00Z" w16du:dateUtc="2026-09-24T08:56:00Z"/>
          <w:rFonts w:ascii="Times New Roman" w:hAnsi="Times New Roman" w:cs="Times New Roman"/>
        </w:rPr>
      </w:pPr>
    </w:p>
    <w:p w14:paraId="5ECA79CB" w14:textId="77777777" w:rsidR="007149C8" w:rsidRPr="00355BFB" w:rsidRDefault="007149C8" w:rsidP="007149C8">
      <w:pPr>
        <w:pStyle w:val="ListParagraph"/>
        <w:jc w:val="both"/>
        <w:rPr>
          <w:ins w:id="171" w:author="Arun Rai" w:date="2026-09-24T14:41:00Z" w16du:dateUtc="2026-09-24T08:56:00Z"/>
          <w:rFonts w:ascii="Times New Roman" w:hAnsi="Times New Roman" w:cs="Times New Roman"/>
        </w:rPr>
      </w:pPr>
    </w:p>
    <w:p w14:paraId="3C6CF1B5" w14:textId="77777777" w:rsidR="007149C8" w:rsidRPr="00355BFB" w:rsidRDefault="007149C8" w:rsidP="007149C8">
      <w:pPr>
        <w:pStyle w:val="ListParagraph"/>
        <w:jc w:val="both"/>
        <w:rPr>
          <w:ins w:id="172" w:author="Arun Rai" w:date="2026-09-24T14:41:00Z" w16du:dateUtc="2026-09-24T08:56:00Z"/>
          <w:rFonts w:ascii="Times New Roman" w:hAnsi="Times New Roman" w:cs="Times New Roman"/>
        </w:rPr>
      </w:pPr>
    </w:p>
    <w:p w14:paraId="15DBC97B" w14:textId="77777777" w:rsidR="007149C8" w:rsidRPr="00355BFB" w:rsidRDefault="007149C8" w:rsidP="007149C8">
      <w:pPr>
        <w:pStyle w:val="ListParagraph"/>
        <w:jc w:val="both"/>
        <w:rPr>
          <w:ins w:id="173" w:author="Arun Rai" w:date="2026-09-24T14:41:00Z" w16du:dateUtc="2026-09-24T08:56:00Z"/>
          <w:rFonts w:ascii="Times New Roman" w:hAnsi="Times New Roman" w:cs="Times New Roman"/>
        </w:rPr>
      </w:pPr>
    </w:p>
    <w:p w14:paraId="792D5883" w14:textId="77777777" w:rsidR="007149C8" w:rsidRPr="00355BFB" w:rsidRDefault="007149C8" w:rsidP="007149C8">
      <w:pPr>
        <w:pStyle w:val="ListParagraph"/>
        <w:jc w:val="both"/>
        <w:rPr>
          <w:ins w:id="174" w:author="Arun Rai" w:date="2026-09-24T14:41:00Z" w16du:dateUtc="2026-09-24T08:56:00Z"/>
          <w:rFonts w:ascii="Times New Roman" w:hAnsi="Times New Roman" w:cs="Times New Roman"/>
        </w:rPr>
      </w:pPr>
    </w:p>
    <w:p w14:paraId="116FF5AC" w14:textId="77777777" w:rsidR="007149C8" w:rsidRPr="00355BFB" w:rsidRDefault="007149C8" w:rsidP="007149C8">
      <w:pPr>
        <w:pStyle w:val="ListParagraph"/>
        <w:jc w:val="both"/>
        <w:rPr>
          <w:ins w:id="175" w:author="Arun Rai" w:date="2026-09-24T14:41:00Z" w16du:dateUtc="2026-09-24T08:56:00Z"/>
          <w:rFonts w:ascii="Times New Roman" w:hAnsi="Times New Roman" w:cs="Times New Roman"/>
        </w:rPr>
      </w:pPr>
    </w:p>
    <w:p w14:paraId="5426074D" w14:textId="77777777" w:rsidR="007149C8" w:rsidRPr="00355BFB" w:rsidRDefault="007149C8" w:rsidP="007149C8">
      <w:pPr>
        <w:pStyle w:val="ListParagraph"/>
        <w:jc w:val="both"/>
        <w:rPr>
          <w:ins w:id="176" w:author="Arun Rai" w:date="2026-09-24T14:41:00Z" w16du:dateUtc="2026-09-24T08:56:00Z"/>
          <w:rFonts w:ascii="Times New Roman" w:hAnsi="Times New Roman" w:cs="Times New Roman"/>
        </w:rPr>
      </w:pPr>
    </w:p>
    <w:p w14:paraId="73442AC1" w14:textId="77777777" w:rsidR="007149C8" w:rsidRPr="00355BFB" w:rsidRDefault="007149C8" w:rsidP="007149C8">
      <w:pPr>
        <w:pStyle w:val="ListParagraph"/>
        <w:jc w:val="both"/>
        <w:rPr>
          <w:ins w:id="177" w:author="Arun Rai" w:date="2026-09-24T14:41:00Z" w16du:dateUtc="2026-09-24T08:56:00Z"/>
          <w:rFonts w:ascii="Times New Roman" w:hAnsi="Times New Roman" w:cs="Times New Roman"/>
        </w:rPr>
      </w:pPr>
    </w:p>
    <w:p w14:paraId="583C7547" w14:textId="77777777" w:rsidR="007149C8" w:rsidRPr="00355BFB" w:rsidRDefault="007149C8" w:rsidP="007149C8">
      <w:pPr>
        <w:pStyle w:val="ListParagraph"/>
        <w:jc w:val="both"/>
        <w:rPr>
          <w:ins w:id="178" w:author="Arun Rai" w:date="2026-09-24T14:41:00Z" w16du:dateUtc="2026-09-24T08:56:00Z"/>
          <w:rFonts w:ascii="Times New Roman" w:hAnsi="Times New Roman" w:cs="Times New Roman"/>
        </w:rPr>
      </w:pPr>
    </w:p>
    <w:p w14:paraId="25986D11" w14:textId="77777777" w:rsidR="007149C8" w:rsidRPr="00355BFB" w:rsidRDefault="007149C8" w:rsidP="007149C8">
      <w:pPr>
        <w:pStyle w:val="ListParagraph"/>
        <w:jc w:val="both"/>
        <w:rPr>
          <w:ins w:id="179" w:author="Arun Rai" w:date="2026-09-24T14:41:00Z" w16du:dateUtc="2026-09-24T08:56:00Z"/>
          <w:rFonts w:ascii="Times New Roman" w:hAnsi="Times New Roman" w:cs="Times New Roman"/>
        </w:rPr>
      </w:pPr>
    </w:p>
    <w:p w14:paraId="15FC1024" w14:textId="77777777" w:rsidR="007149C8" w:rsidRPr="00355BFB" w:rsidRDefault="007149C8" w:rsidP="007149C8">
      <w:pPr>
        <w:pStyle w:val="ListParagraph"/>
        <w:jc w:val="both"/>
        <w:rPr>
          <w:ins w:id="180" w:author="Arun Rai" w:date="2026-09-24T14:41:00Z" w16du:dateUtc="2026-09-24T08:56:00Z"/>
          <w:rFonts w:ascii="Times New Roman" w:hAnsi="Times New Roman" w:cs="Times New Roman"/>
        </w:rPr>
      </w:pPr>
    </w:p>
    <w:p w14:paraId="6C5EF159" w14:textId="77777777" w:rsidR="007149C8" w:rsidRPr="00355BFB" w:rsidRDefault="007149C8" w:rsidP="007149C8">
      <w:pPr>
        <w:pStyle w:val="ListParagraph"/>
        <w:jc w:val="both"/>
        <w:rPr>
          <w:ins w:id="181" w:author="Arun Rai" w:date="2026-09-24T14:41:00Z" w16du:dateUtc="2026-09-24T08:56:00Z"/>
          <w:rFonts w:ascii="Times New Roman" w:hAnsi="Times New Roman" w:cs="Times New Roman"/>
        </w:rPr>
      </w:pPr>
    </w:p>
    <w:p w14:paraId="58A45664" w14:textId="77777777" w:rsidR="007149C8" w:rsidRPr="00355BFB" w:rsidRDefault="007149C8" w:rsidP="007149C8">
      <w:pPr>
        <w:pStyle w:val="ListParagraph"/>
        <w:jc w:val="both"/>
        <w:rPr>
          <w:ins w:id="182" w:author="Arun Rai" w:date="2026-09-24T14:41:00Z" w16du:dateUtc="2026-09-24T08:56:00Z"/>
          <w:rFonts w:ascii="Times New Roman" w:hAnsi="Times New Roman" w:cs="Times New Roman"/>
        </w:rPr>
      </w:pPr>
    </w:p>
    <w:p w14:paraId="2E201449" w14:textId="77777777" w:rsidR="007149C8" w:rsidRPr="00355BFB" w:rsidRDefault="007149C8" w:rsidP="007149C8">
      <w:pPr>
        <w:pStyle w:val="ListParagraph"/>
        <w:jc w:val="both"/>
        <w:rPr>
          <w:ins w:id="183" w:author="Arun Rai" w:date="2026-09-24T14:41:00Z" w16du:dateUtc="2026-09-24T08:56:00Z"/>
          <w:rFonts w:ascii="Times New Roman" w:hAnsi="Times New Roman" w:cs="Times New Roman"/>
        </w:rPr>
      </w:pPr>
    </w:p>
    <w:p w14:paraId="4811463F" w14:textId="77777777" w:rsidR="007149C8" w:rsidRPr="00355BFB" w:rsidRDefault="007149C8" w:rsidP="007149C8">
      <w:pPr>
        <w:pStyle w:val="ListParagraph"/>
        <w:jc w:val="both"/>
        <w:rPr>
          <w:ins w:id="184" w:author="Arun Rai" w:date="2026-09-24T14:41:00Z" w16du:dateUtc="2026-09-24T08:56:00Z"/>
          <w:rFonts w:ascii="Times New Roman" w:hAnsi="Times New Roman" w:cs="Times New Roman"/>
        </w:rPr>
      </w:pPr>
    </w:p>
    <w:p w14:paraId="5247A00F" w14:textId="77777777" w:rsidR="007149C8" w:rsidRPr="00355BFB" w:rsidRDefault="007149C8" w:rsidP="007149C8">
      <w:pPr>
        <w:pStyle w:val="ListParagraph"/>
        <w:jc w:val="both"/>
        <w:rPr>
          <w:ins w:id="185" w:author="Arun Rai" w:date="2026-09-24T14:41:00Z" w16du:dateUtc="2026-09-24T08:56:00Z"/>
          <w:rFonts w:ascii="Times New Roman" w:hAnsi="Times New Roman" w:cs="Times New Roman"/>
        </w:rPr>
      </w:pPr>
    </w:p>
    <w:p w14:paraId="0ABA65A2" w14:textId="77777777" w:rsidR="007149C8" w:rsidRPr="00355BFB" w:rsidRDefault="007149C8" w:rsidP="007149C8">
      <w:pPr>
        <w:pStyle w:val="ListParagraph"/>
        <w:jc w:val="both"/>
        <w:rPr>
          <w:ins w:id="186" w:author="Arun Rai" w:date="2026-09-24T14:41:00Z" w16du:dateUtc="2026-09-24T08:56:00Z"/>
          <w:rFonts w:ascii="Times New Roman" w:hAnsi="Times New Roman" w:cs="Times New Roman"/>
        </w:rPr>
      </w:pPr>
    </w:p>
    <w:p w14:paraId="59381F8E" w14:textId="77777777" w:rsidR="007149C8" w:rsidRPr="00355BFB" w:rsidRDefault="007149C8" w:rsidP="007149C8">
      <w:pPr>
        <w:pStyle w:val="ListParagraph"/>
        <w:jc w:val="both"/>
        <w:rPr>
          <w:ins w:id="187" w:author="Arun Rai" w:date="2026-09-24T14:41:00Z" w16du:dateUtc="2026-09-24T08:56:00Z"/>
          <w:rFonts w:ascii="Times New Roman" w:hAnsi="Times New Roman" w:cs="Times New Roman"/>
        </w:rPr>
      </w:pPr>
    </w:p>
    <w:p w14:paraId="77D7D429" w14:textId="77777777" w:rsidR="007149C8" w:rsidRPr="00355BFB" w:rsidRDefault="007149C8" w:rsidP="007149C8">
      <w:pPr>
        <w:pStyle w:val="ListParagraph"/>
        <w:jc w:val="both"/>
        <w:rPr>
          <w:ins w:id="188" w:author="Arun Rai" w:date="2026-09-24T14:41:00Z" w16du:dateUtc="2026-09-24T08:56:00Z"/>
          <w:rFonts w:ascii="Times New Roman" w:hAnsi="Times New Roman" w:cs="Times New Roman"/>
        </w:rPr>
      </w:pPr>
    </w:p>
    <w:p w14:paraId="638DE07C" w14:textId="77777777" w:rsidR="007149C8" w:rsidRPr="00355BFB" w:rsidRDefault="007149C8" w:rsidP="007149C8">
      <w:pPr>
        <w:pStyle w:val="ListParagraph"/>
        <w:jc w:val="both"/>
        <w:rPr>
          <w:ins w:id="189" w:author="Arun Rai" w:date="2026-09-24T14:41:00Z" w16du:dateUtc="2026-09-24T08:56:00Z"/>
          <w:rFonts w:ascii="Times New Roman" w:hAnsi="Times New Roman" w:cs="Times New Roman"/>
        </w:rPr>
      </w:pPr>
    </w:p>
    <w:p w14:paraId="2DE59043" w14:textId="77777777" w:rsidR="007149C8" w:rsidRPr="00355BFB" w:rsidRDefault="007149C8" w:rsidP="007149C8">
      <w:pPr>
        <w:pStyle w:val="ListParagraph"/>
        <w:jc w:val="both"/>
        <w:rPr>
          <w:ins w:id="190" w:author="Arun Rai" w:date="2026-09-24T14:42:00Z" w16du:dateUtc="2026-09-24T08:57:00Z"/>
          <w:rFonts w:ascii="Times New Roman" w:hAnsi="Times New Roman" w:cs="Times New Roman"/>
        </w:rPr>
      </w:pPr>
    </w:p>
    <w:p w14:paraId="339F8D76" w14:textId="77777777" w:rsidR="007149C8" w:rsidRPr="00355BFB" w:rsidRDefault="007149C8" w:rsidP="007149C8">
      <w:pPr>
        <w:pStyle w:val="ListParagraph"/>
        <w:jc w:val="both"/>
        <w:rPr>
          <w:ins w:id="191" w:author="Arun Rai" w:date="2026-09-24T14:42:00Z" w16du:dateUtc="2026-09-24T08:57:00Z"/>
          <w:rFonts w:ascii="Times New Roman" w:hAnsi="Times New Roman" w:cs="Times New Roman"/>
        </w:rPr>
      </w:pPr>
    </w:p>
    <w:p w14:paraId="0460A7D6" w14:textId="77777777" w:rsidR="007149C8" w:rsidRPr="00355BFB" w:rsidRDefault="007149C8" w:rsidP="007149C8">
      <w:pPr>
        <w:pStyle w:val="ListParagraph"/>
        <w:jc w:val="both"/>
        <w:rPr>
          <w:ins w:id="192" w:author="Arun Rai" w:date="2026-09-24T14:42:00Z" w16du:dateUtc="2026-09-24T08:57:00Z"/>
          <w:rFonts w:ascii="Times New Roman" w:hAnsi="Times New Roman" w:cs="Times New Roman"/>
        </w:rPr>
      </w:pPr>
    </w:p>
    <w:p w14:paraId="7384777F" w14:textId="77777777" w:rsidR="007149C8" w:rsidRPr="00355BFB" w:rsidRDefault="007149C8" w:rsidP="007149C8">
      <w:pPr>
        <w:pStyle w:val="ListParagraph"/>
        <w:jc w:val="both"/>
        <w:rPr>
          <w:ins w:id="193" w:author="Arun Rai" w:date="2026-09-24T14:42:00Z" w16du:dateUtc="2026-09-24T08:57:00Z"/>
          <w:rFonts w:ascii="Times New Roman" w:hAnsi="Times New Roman" w:cs="Times New Roman"/>
        </w:rPr>
      </w:pPr>
    </w:p>
    <w:p w14:paraId="0F0CB358" w14:textId="77777777" w:rsidR="007149C8" w:rsidRPr="00355BFB" w:rsidRDefault="007149C8" w:rsidP="007149C8">
      <w:pPr>
        <w:pStyle w:val="ListParagraph"/>
        <w:jc w:val="both"/>
        <w:rPr>
          <w:ins w:id="194" w:author="Arun Rai" w:date="2026-09-24T14:42:00Z" w16du:dateUtc="2026-09-24T08:57:00Z"/>
          <w:rFonts w:ascii="Times New Roman" w:hAnsi="Times New Roman" w:cs="Times New Roman"/>
        </w:rPr>
      </w:pPr>
    </w:p>
    <w:p w14:paraId="0BDACC1F" w14:textId="77777777" w:rsidR="007149C8" w:rsidRPr="00355BFB" w:rsidRDefault="007149C8" w:rsidP="007149C8">
      <w:pPr>
        <w:pStyle w:val="ListParagraph"/>
        <w:jc w:val="both"/>
        <w:rPr>
          <w:ins w:id="195" w:author="Arun Rai" w:date="2026-09-24T14:42:00Z" w16du:dateUtc="2026-09-24T08:57:00Z"/>
          <w:rFonts w:ascii="Times New Roman" w:hAnsi="Times New Roman" w:cs="Times New Roman"/>
        </w:rPr>
      </w:pPr>
    </w:p>
    <w:p w14:paraId="4D70B16E" w14:textId="77777777" w:rsidR="007149C8" w:rsidRPr="00355BFB" w:rsidRDefault="007149C8" w:rsidP="007149C8">
      <w:pPr>
        <w:pStyle w:val="ListParagraph"/>
        <w:jc w:val="both"/>
        <w:rPr>
          <w:ins w:id="196" w:author="Arun Rai" w:date="2026-09-24T14:42:00Z" w16du:dateUtc="2026-09-24T08:57:00Z"/>
          <w:rFonts w:ascii="Times New Roman" w:hAnsi="Times New Roman" w:cs="Times New Roman"/>
        </w:rPr>
      </w:pPr>
    </w:p>
    <w:p w14:paraId="14378782" w14:textId="77777777" w:rsidR="007149C8" w:rsidRPr="00355BFB" w:rsidRDefault="007149C8" w:rsidP="007149C8">
      <w:pPr>
        <w:pStyle w:val="ListParagraph"/>
        <w:jc w:val="both"/>
        <w:rPr>
          <w:ins w:id="197" w:author="Arun Rai" w:date="2026-09-24T14:42:00Z" w16du:dateUtc="2026-09-24T08:57:00Z"/>
          <w:rFonts w:ascii="Times New Roman" w:hAnsi="Times New Roman" w:cs="Times New Roman"/>
        </w:rPr>
      </w:pPr>
    </w:p>
    <w:p w14:paraId="07F807C9" w14:textId="77777777" w:rsidR="007149C8" w:rsidRPr="00355BFB" w:rsidRDefault="007149C8" w:rsidP="007149C8">
      <w:pPr>
        <w:pStyle w:val="ListParagraph"/>
        <w:jc w:val="both"/>
        <w:rPr>
          <w:ins w:id="198" w:author="Arun Rai" w:date="2026-09-24T14:42:00Z" w16du:dateUtc="2026-09-24T08:57:00Z"/>
          <w:rFonts w:ascii="Times New Roman" w:hAnsi="Times New Roman" w:cs="Times New Roman"/>
        </w:rPr>
      </w:pPr>
    </w:p>
    <w:p w14:paraId="11980AEB" w14:textId="77777777" w:rsidR="007149C8" w:rsidRPr="00355BFB" w:rsidRDefault="007149C8" w:rsidP="007149C8">
      <w:pPr>
        <w:pStyle w:val="ListParagraph"/>
        <w:jc w:val="both"/>
        <w:rPr>
          <w:ins w:id="199" w:author="Arun Rai" w:date="2026-09-24T14:42:00Z" w16du:dateUtc="2026-09-24T08:57:00Z"/>
          <w:rFonts w:ascii="Times New Roman" w:hAnsi="Times New Roman" w:cs="Times New Roman"/>
        </w:rPr>
      </w:pPr>
    </w:p>
    <w:p w14:paraId="1FF61CC8" w14:textId="77777777" w:rsidR="007149C8" w:rsidRPr="00355BFB" w:rsidRDefault="007149C8" w:rsidP="007149C8">
      <w:pPr>
        <w:pStyle w:val="ListParagraph"/>
        <w:jc w:val="both"/>
        <w:rPr>
          <w:ins w:id="200" w:author="Arun Rai" w:date="2026-09-24T14:42:00Z" w16du:dateUtc="2026-09-24T08:57:00Z"/>
          <w:rFonts w:ascii="Times New Roman" w:hAnsi="Times New Roman" w:cs="Times New Roman"/>
        </w:rPr>
      </w:pPr>
    </w:p>
    <w:p w14:paraId="7DAC25E6" w14:textId="77777777" w:rsidR="007149C8" w:rsidRPr="00355BFB" w:rsidRDefault="007149C8" w:rsidP="007149C8">
      <w:pPr>
        <w:pStyle w:val="ListParagraph"/>
        <w:jc w:val="both"/>
        <w:rPr>
          <w:ins w:id="201" w:author="Arun Rai" w:date="2026-09-24T14:42:00Z" w16du:dateUtc="2026-09-24T08:57:00Z"/>
          <w:rFonts w:ascii="Times New Roman" w:hAnsi="Times New Roman" w:cs="Times New Roman"/>
        </w:rPr>
      </w:pPr>
    </w:p>
    <w:p w14:paraId="66C29E41" w14:textId="77777777" w:rsidR="007149C8" w:rsidRPr="00355BFB" w:rsidRDefault="007149C8" w:rsidP="007149C8">
      <w:pPr>
        <w:pStyle w:val="ListParagraph"/>
        <w:jc w:val="both"/>
        <w:rPr>
          <w:ins w:id="202" w:author="Arun Rai" w:date="2026-09-24T14:42:00Z" w16du:dateUtc="2026-09-24T08:57:00Z"/>
          <w:rFonts w:ascii="Times New Roman" w:hAnsi="Times New Roman" w:cs="Times New Roman"/>
        </w:rPr>
      </w:pPr>
    </w:p>
    <w:p w14:paraId="115AD75A" w14:textId="77777777" w:rsidR="007149C8" w:rsidRPr="00355BFB" w:rsidRDefault="007149C8" w:rsidP="007149C8">
      <w:pPr>
        <w:pStyle w:val="ListParagraph"/>
        <w:jc w:val="both"/>
        <w:rPr>
          <w:ins w:id="203" w:author="Arun Rai" w:date="2026-09-24T14:42:00Z" w16du:dateUtc="2026-09-24T08:57:00Z"/>
          <w:rFonts w:ascii="Times New Roman" w:hAnsi="Times New Roman" w:cs="Times New Roman"/>
        </w:rPr>
      </w:pPr>
    </w:p>
    <w:p w14:paraId="1DCC413F" w14:textId="77777777" w:rsidR="007149C8" w:rsidRPr="00355BFB" w:rsidRDefault="007149C8" w:rsidP="007149C8">
      <w:pPr>
        <w:pStyle w:val="ListParagraph"/>
        <w:jc w:val="both"/>
        <w:rPr>
          <w:ins w:id="204" w:author="Arun Rai" w:date="2026-09-24T14:42:00Z" w16du:dateUtc="2026-09-24T08:57:00Z"/>
          <w:rFonts w:ascii="Times New Roman" w:hAnsi="Times New Roman" w:cs="Times New Roman"/>
        </w:rPr>
      </w:pPr>
    </w:p>
    <w:p w14:paraId="0F5DF793" w14:textId="77777777" w:rsidR="007149C8" w:rsidRPr="00355BFB" w:rsidRDefault="007149C8" w:rsidP="007149C8">
      <w:pPr>
        <w:pStyle w:val="ListParagraph"/>
        <w:jc w:val="both"/>
        <w:rPr>
          <w:ins w:id="205" w:author="Arun Rai" w:date="2026-09-24T14:42:00Z" w16du:dateUtc="2026-09-24T08:57:00Z"/>
          <w:rFonts w:ascii="Times New Roman" w:hAnsi="Times New Roman" w:cs="Times New Roman"/>
        </w:rPr>
      </w:pPr>
    </w:p>
    <w:p w14:paraId="0D72C017" w14:textId="4525784B" w:rsidR="007149C8" w:rsidRPr="00355BFB" w:rsidRDefault="007149C8" w:rsidP="00703D5E">
      <w:pPr>
        <w:pStyle w:val="Heading1"/>
        <w:numPr>
          <w:ilvl w:val="0"/>
          <w:numId w:val="2"/>
        </w:numPr>
        <w:rPr>
          <w:ins w:id="206" w:author="Arun Rai" w:date="2026-09-24T14:42:00Z" w16du:dateUtc="2026-09-24T08:57:00Z"/>
          <w:rFonts w:ascii="Times New Roman" w:hAnsi="Times New Roman" w:cs="Times New Roman"/>
          <w:rPrChange w:id="207" w:author="Arun Rai" w:date="2026-09-24T14:51:00Z" w16du:dateUtc="2026-09-24T09:06:00Z">
            <w:rPr>
              <w:ins w:id="208" w:author="Arun Rai" w:date="2026-09-24T14:42:00Z" w16du:dateUtc="2026-09-24T08:57:00Z"/>
            </w:rPr>
          </w:rPrChange>
        </w:rPr>
        <w:pPrChange w:id="209" w:author="Arun Rai" w:date="2026-09-24T14:49:00Z" w16du:dateUtc="2026-09-24T09:04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210" w:name="_Toc241153972"/>
      <w:ins w:id="211" w:author="Arun Rai" w:date="2026-09-24T14:42:00Z" w16du:dateUtc="2026-09-24T08:57:00Z">
        <w:r w:rsidRPr="00355BFB">
          <w:rPr>
            <w:rFonts w:ascii="Times New Roman" w:hAnsi="Times New Roman" w:cs="Times New Roman"/>
            <w:rPrChange w:id="212" w:author="Arun Rai" w:date="2026-09-24T14:51:00Z" w16du:dateUtc="2026-09-24T09:06:00Z">
              <w:rPr/>
            </w:rPrChange>
          </w:rPr>
          <w:t>Reflective Review of Time Management</w:t>
        </w:r>
        <w:bookmarkEnd w:id="210"/>
      </w:ins>
    </w:p>
    <w:p w14:paraId="02ECD20A" w14:textId="77777777" w:rsidR="007149C8" w:rsidRPr="00355BFB" w:rsidRDefault="007149C8" w:rsidP="007149C8">
      <w:pPr>
        <w:pStyle w:val="ListParagraph"/>
        <w:jc w:val="both"/>
        <w:rPr>
          <w:ins w:id="213" w:author="Arun Rai" w:date="2026-09-24T14:42:00Z" w16du:dateUtc="2026-09-24T08:57:00Z"/>
          <w:rFonts w:ascii="Times New Roman" w:hAnsi="Times New Roman" w:cs="Times New Roman"/>
        </w:rPr>
      </w:pPr>
    </w:p>
    <w:p w14:paraId="492A6595" w14:textId="77777777" w:rsidR="007149C8" w:rsidRPr="00355BFB" w:rsidRDefault="007149C8" w:rsidP="007149C8">
      <w:pPr>
        <w:pStyle w:val="ListParagraph"/>
        <w:jc w:val="both"/>
        <w:rPr>
          <w:ins w:id="214" w:author="Arun Rai" w:date="2026-09-24T14:42:00Z" w16du:dateUtc="2026-09-24T08:57:00Z"/>
          <w:rFonts w:ascii="Times New Roman" w:hAnsi="Times New Roman" w:cs="Times New Roman"/>
        </w:rPr>
      </w:pPr>
    </w:p>
    <w:p w14:paraId="333A62A6" w14:textId="77777777" w:rsidR="007149C8" w:rsidRPr="00355BFB" w:rsidRDefault="007149C8" w:rsidP="007149C8">
      <w:pPr>
        <w:pStyle w:val="ListParagraph"/>
        <w:jc w:val="both"/>
        <w:rPr>
          <w:ins w:id="215" w:author="Arun Rai" w:date="2026-09-24T14:42:00Z" w16du:dateUtc="2026-09-24T08:57:00Z"/>
          <w:rFonts w:ascii="Times New Roman" w:hAnsi="Times New Roman" w:cs="Times New Roman"/>
        </w:rPr>
      </w:pPr>
    </w:p>
    <w:p w14:paraId="0026FD0D" w14:textId="77777777" w:rsidR="007149C8" w:rsidRPr="00355BFB" w:rsidRDefault="007149C8" w:rsidP="007149C8">
      <w:pPr>
        <w:pStyle w:val="ListParagraph"/>
        <w:jc w:val="both"/>
        <w:rPr>
          <w:ins w:id="216" w:author="Arun Rai" w:date="2026-09-24T14:42:00Z" w16du:dateUtc="2026-09-24T08:57:00Z"/>
          <w:rFonts w:ascii="Times New Roman" w:hAnsi="Times New Roman" w:cs="Times New Roman"/>
        </w:rPr>
      </w:pPr>
    </w:p>
    <w:p w14:paraId="478A1C87" w14:textId="77777777" w:rsidR="007149C8" w:rsidRPr="00355BFB" w:rsidRDefault="007149C8" w:rsidP="007149C8">
      <w:pPr>
        <w:pStyle w:val="ListParagraph"/>
        <w:jc w:val="both"/>
        <w:rPr>
          <w:ins w:id="217" w:author="Arun Rai" w:date="2026-09-24T14:42:00Z" w16du:dateUtc="2026-09-24T08:57:00Z"/>
          <w:rFonts w:ascii="Times New Roman" w:hAnsi="Times New Roman" w:cs="Times New Roman"/>
        </w:rPr>
      </w:pPr>
    </w:p>
    <w:p w14:paraId="64557AA3" w14:textId="77777777" w:rsidR="007149C8" w:rsidRPr="00355BFB" w:rsidRDefault="007149C8" w:rsidP="007149C8">
      <w:pPr>
        <w:pStyle w:val="ListParagraph"/>
        <w:jc w:val="both"/>
        <w:rPr>
          <w:ins w:id="218" w:author="Arun Rai" w:date="2026-09-24T14:42:00Z" w16du:dateUtc="2026-09-24T08:57:00Z"/>
          <w:rFonts w:ascii="Times New Roman" w:hAnsi="Times New Roman" w:cs="Times New Roman"/>
        </w:rPr>
      </w:pPr>
    </w:p>
    <w:p w14:paraId="6863BEFB" w14:textId="77777777" w:rsidR="007149C8" w:rsidRPr="00355BFB" w:rsidRDefault="007149C8" w:rsidP="007149C8">
      <w:pPr>
        <w:pStyle w:val="ListParagraph"/>
        <w:jc w:val="both"/>
        <w:rPr>
          <w:ins w:id="219" w:author="Arun Rai" w:date="2026-09-24T14:42:00Z" w16du:dateUtc="2026-09-24T08:57:00Z"/>
          <w:rFonts w:ascii="Times New Roman" w:hAnsi="Times New Roman" w:cs="Times New Roman"/>
        </w:rPr>
      </w:pPr>
    </w:p>
    <w:p w14:paraId="579D0A17" w14:textId="77777777" w:rsidR="007149C8" w:rsidRPr="00355BFB" w:rsidRDefault="007149C8" w:rsidP="007149C8">
      <w:pPr>
        <w:pStyle w:val="ListParagraph"/>
        <w:jc w:val="both"/>
        <w:rPr>
          <w:ins w:id="220" w:author="Arun Rai" w:date="2026-09-24T14:42:00Z" w16du:dateUtc="2026-09-24T08:57:00Z"/>
          <w:rFonts w:ascii="Times New Roman" w:hAnsi="Times New Roman" w:cs="Times New Roman"/>
        </w:rPr>
      </w:pPr>
    </w:p>
    <w:p w14:paraId="0C6F8068" w14:textId="77777777" w:rsidR="007149C8" w:rsidRPr="00355BFB" w:rsidRDefault="007149C8" w:rsidP="007149C8">
      <w:pPr>
        <w:pStyle w:val="ListParagraph"/>
        <w:jc w:val="both"/>
        <w:rPr>
          <w:ins w:id="221" w:author="Arun Rai" w:date="2026-09-24T14:42:00Z" w16du:dateUtc="2026-09-24T08:57:00Z"/>
          <w:rFonts w:ascii="Times New Roman" w:hAnsi="Times New Roman" w:cs="Times New Roman"/>
        </w:rPr>
      </w:pPr>
    </w:p>
    <w:p w14:paraId="3EFC1B18" w14:textId="77777777" w:rsidR="007149C8" w:rsidRPr="00355BFB" w:rsidRDefault="007149C8" w:rsidP="007149C8">
      <w:pPr>
        <w:pStyle w:val="ListParagraph"/>
        <w:jc w:val="both"/>
        <w:rPr>
          <w:ins w:id="222" w:author="Arun Rai" w:date="2026-09-24T14:42:00Z" w16du:dateUtc="2026-09-24T08:57:00Z"/>
          <w:rFonts w:ascii="Times New Roman" w:hAnsi="Times New Roman" w:cs="Times New Roman"/>
        </w:rPr>
      </w:pPr>
    </w:p>
    <w:p w14:paraId="18A02B5E" w14:textId="77777777" w:rsidR="007149C8" w:rsidRPr="00355BFB" w:rsidRDefault="007149C8" w:rsidP="007149C8">
      <w:pPr>
        <w:pStyle w:val="ListParagraph"/>
        <w:jc w:val="both"/>
        <w:rPr>
          <w:ins w:id="223" w:author="Arun Rai" w:date="2026-09-24T14:42:00Z" w16du:dateUtc="2026-09-24T08:57:00Z"/>
          <w:rFonts w:ascii="Times New Roman" w:hAnsi="Times New Roman" w:cs="Times New Roman"/>
        </w:rPr>
      </w:pPr>
    </w:p>
    <w:p w14:paraId="198F8448" w14:textId="77777777" w:rsidR="007149C8" w:rsidRPr="00355BFB" w:rsidRDefault="007149C8" w:rsidP="007149C8">
      <w:pPr>
        <w:pStyle w:val="ListParagraph"/>
        <w:jc w:val="both"/>
        <w:rPr>
          <w:ins w:id="224" w:author="Arun Rai" w:date="2026-09-24T14:42:00Z" w16du:dateUtc="2026-09-24T08:57:00Z"/>
          <w:rFonts w:ascii="Times New Roman" w:hAnsi="Times New Roman" w:cs="Times New Roman"/>
        </w:rPr>
      </w:pPr>
    </w:p>
    <w:p w14:paraId="71EDDF0E" w14:textId="77777777" w:rsidR="007149C8" w:rsidRPr="00355BFB" w:rsidRDefault="007149C8" w:rsidP="007149C8">
      <w:pPr>
        <w:pStyle w:val="ListParagraph"/>
        <w:jc w:val="both"/>
        <w:rPr>
          <w:ins w:id="225" w:author="Arun Rai" w:date="2026-09-24T14:42:00Z" w16du:dateUtc="2026-09-24T08:57:00Z"/>
          <w:rFonts w:ascii="Times New Roman" w:hAnsi="Times New Roman" w:cs="Times New Roman"/>
        </w:rPr>
      </w:pPr>
    </w:p>
    <w:p w14:paraId="1D7DADFB" w14:textId="77777777" w:rsidR="007149C8" w:rsidRPr="00355BFB" w:rsidRDefault="007149C8" w:rsidP="007149C8">
      <w:pPr>
        <w:pStyle w:val="ListParagraph"/>
        <w:jc w:val="both"/>
        <w:rPr>
          <w:ins w:id="226" w:author="Arun Rai" w:date="2026-09-24T14:42:00Z" w16du:dateUtc="2026-09-24T08:57:00Z"/>
          <w:rFonts w:ascii="Times New Roman" w:hAnsi="Times New Roman" w:cs="Times New Roman"/>
        </w:rPr>
      </w:pPr>
    </w:p>
    <w:p w14:paraId="78FD9B31" w14:textId="77777777" w:rsidR="007149C8" w:rsidRPr="00355BFB" w:rsidRDefault="007149C8" w:rsidP="007149C8">
      <w:pPr>
        <w:pStyle w:val="ListParagraph"/>
        <w:jc w:val="both"/>
        <w:rPr>
          <w:ins w:id="227" w:author="Arun Rai" w:date="2026-09-24T14:42:00Z" w16du:dateUtc="2026-09-24T08:57:00Z"/>
          <w:rFonts w:ascii="Times New Roman" w:hAnsi="Times New Roman" w:cs="Times New Roman"/>
        </w:rPr>
      </w:pPr>
    </w:p>
    <w:p w14:paraId="53F7FB2A" w14:textId="77777777" w:rsidR="007149C8" w:rsidRPr="00355BFB" w:rsidRDefault="007149C8" w:rsidP="007149C8">
      <w:pPr>
        <w:pStyle w:val="ListParagraph"/>
        <w:jc w:val="both"/>
        <w:rPr>
          <w:ins w:id="228" w:author="Arun Rai" w:date="2026-09-24T14:42:00Z" w16du:dateUtc="2026-09-24T08:57:00Z"/>
          <w:rFonts w:ascii="Times New Roman" w:hAnsi="Times New Roman" w:cs="Times New Roman"/>
        </w:rPr>
      </w:pPr>
    </w:p>
    <w:p w14:paraId="10636ACD" w14:textId="77777777" w:rsidR="007149C8" w:rsidRPr="00355BFB" w:rsidRDefault="007149C8" w:rsidP="007149C8">
      <w:pPr>
        <w:pStyle w:val="ListParagraph"/>
        <w:jc w:val="both"/>
        <w:rPr>
          <w:ins w:id="229" w:author="Arun Rai" w:date="2026-09-24T14:42:00Z" w16du:dateUtc="2026-09-24T08:57:00Z"/>
          <w:rFonts w:ascii="Times New Roman" w:hAnsi="Times New Roman" w:cs="Times New Roman"/>
        </w:rPr>
      </w:pPr>
    </w:p>
    <w:p w14:paraId="438B6792" w14:textId="77777777" w:rsidR="007149C8" w:rsidRPr="00355BFB" w:rsidRDefault="007149C8" w:rsidP="007149C8">
      <w:pPr>
        <w:pStyle w:val="ListParagraph"/>
        <w:jc w:val="both"/>
        <w:rPr>
          <w:ins w:id="230" w:author="Arun Rai" w:date="2026-09-24T14:42:00Z" w16du:dateUtc="2026-09-24T08:57:00Z"/>
          <w:rFonts w:ascii="Times New Roman" w:hAnsi="Times New Roman" w:cs="Times New Roman"/>
        </w:rPr>
      </w:pPr>
    </w:p>
    <w:p w14:paraId="6D879C25" w14:textId="77777777" w:rsidR="007149C8" w:rsidRPr="00355BFB" w:rsidRDefault="007149C8" w:rsidP="007149C8">
      <w:pPr>
        <w:pStyle w:val="ListParagraph"/>
        <w:jc w:val="both"/>
        <w:rPr>
          <w:ins w:id="231" w:author="Arun Rai" w:date="2026-09-24T14:42:00Z" w16du:dateUtc="2026-09-24T08:57:00Z"/>
          <w:rFonts w:ascii="Times New Roman" w:hAnsi="Times New Roman" w:cs="Times New Roman"/>
        </w:rPr>
      </w:pPr>
    </w:p>
    <w:p w14:paraId="324F1085" w14:textId="77777777" w:rsidR="007149C8" w:rsidRPr="00355BFB" w:rsidRDefault="007149C8" w:rsidP="007149C8">
      <w:pPr>
        <w:pStyle w:val="ListParagraph"/>
        <w:jc w:val="both"/>
        <w:rPr>
          <w:ins w:id="232" w:author="Arun Rai" w:date="2026-09-24T14:42:00Z" w16du:dateUtc="2026-09-24T08:57:00Z"/>
          <w:rFonts w:ascii="Times New Roman" w:hAnsi="Times New Roman" w:cs="Times New Roman"/>
        </w:rPr>
      </w:pPr>
    </w:p>
    <w:p w14:paraId="1EBAD44E" w14:textId="77777777" w:rsidR="007149C8" w:rsidRPr="00355BFB" w:rsidRDefault="007149C8" w:rsidP="007149C8">
      <w:pPr>
        <w:pStyle w:val="ListParagraph"/>
        <w:jc w:val="both"/>
        <w:rPr>
          <w:ins w:id="233" w:author="Arun Rai" w:date="2026-09-24T14:42:00Z" w16du:dateUtc="2026-09-24T08:57:00Z"/>
          <w:rFonts w:ascii="Times New Roman" w:hAnsi="Times New Roman" w:cs="Times New Roman"/>
        </w:rPr>
      </w:pPr>
    </w:p>
    <w:p w14:paraId="507D9F3D" w14:textId="77777777" w:rsidR="007149C8" w:rsidRPr="00355BFB" w:rsidRDefault="007149C8" w:rsidP="007149C8">
      <w:pPr>
        <w:pStyle w:val="ListParagraph"/>
        <w:jc w:val="both"/>
        <w:rPr>
          <w:ins w:id="234" w:author="Arun Rai" w:date="2026-09-24T14:42:00Z" w16du:dateUtc="2026-09-24T08:57:00Z"/>
          <w:rFonts w:ascii="Times New Roman" w:hAnsi="Times New Roman" w:cs="Times New Roman"/>
        </w:rPr>
      </w:pPr>
    </w:p>
    <w:p w14:paraId="47641E67" w14:textId="77777777" w:rsidR="007149C8" w:rsidRPr="00355BFB" w:rsidRDefault="007149C8" w:rsidP="007149C8">
      <w:pPr>
        <w:pStyle w:val="ListParagraph"/>
        <w:jc w:val="both"/>
        <w:rPr>
          <w:ins w:id="235" w:author="Arun Rai" w:date="2026-09-24T14:42:00Z" w16du:dateUtc="2026-09-24T08:57:00Z"/>
          <w:rFonts w:ascii="Times New Roman" w:hAnsi="Times New Roman" w:cs="Times New Roman"/>
        </w:rPr>
      </w:pPr>
    </w:p>
    <w:p w14:paraId="02D7B2ED" w14:textId="77777777" w:rsidR="007149C8" w:rsidRPr="00355BFB" w:rsidRDefault="007149C8" w:rsidP="007149C8">
      <w:pPr>
        <w:pStyle w:val="ListParagraph"/>
        <w:jc w:val="both"/>
        <w:rPr>
          <w:ins w:id="236" w:author="Arun Rai" w:date="2026-09-24T14:42:00Z" w16du:dateUtc="2026-09-24T08:57:00Z"/>
          <w:rFonts w:ascii="Times New Roman" w:hAnsi="Times New Roman" w:cs="Times New Roman"/>
        </w:rPr>
      </w:pPr>
    </w:p>
    <w:p w14:paraId="6B3F59F4" w14:textId="77777777" w:rsidR="007149C8" w:rsidRPr="00355BFB" w:rsidRDefault="007149C8" w:rsidP="007149C8">
      <w:pPr>
        <w:pStyle w:val="ListParagraph"/>
        <w:jc w:val="both"/>
        <w:rPr>
          <w:ins w:id="237" w:author="Arun Rai" w:date="2026-09-24T14:42:00Z" w16du:dateUtc="2026-09-24T08:57:00Z"/>
          <w:rFonts w:ascii="Times New Roman" w:hAnsi="Times New Roman" w:cs="Times New Roman"/>
        </w:rPr>
      </w:pPr>
    </w:p>
    <w:p w14:paraId="36E98DD6" w14:textId="77777777" w:rsidR="007149C8" w:rsidRPr="00355BFB" w:rsidRDefault="007149C8" w:rsidP="007149C8">
      <w:pPr>
        <w:pStyle w:val="ListParagraph"/>
        <w:jc w:val="both"/>
        <w:rPr>
          <w:ins w:id="238" w:author="Arun Rai" w:date="2026-09-24T14:42:00Z" w16du:dateUtc="2026-09-24T08:57:00Z"/>
          <w:rFonts w:ascii="Times New Roman" w:hAnsi="Times New Roman" w:cs="Times New Roman"/>
        </w:rPr>
      </w:pPr>
    </w:p>
    <w:p w14:paraId="6181C8CD" w14:textId="77777777" w:rsidR="007149C8" w:rsidRPr="00355BFB" w:rsidRDefault="007149C8" w:rsidP="007149C8">
      <w:pPr>
        <w:pStyle w:val="ListParagraph"/>
        <w:jc w:val="both"/>
        <w:rPr>
          <w:ins w:id="239" w:author="Arun Rai" w:date="2026-09-24T14:42:00Z" w16du:dateUtc="2026-09-24T08:57:00Z"/>
          <w:rFonts w:ascii="Times New Roman" w:hAnsi="Times New Roman" w:cs="Times New Roman"/>
        </w:rPr>
      </w:pPr>
    </w:p>
    <w:p w14:paraId="0BBC02FE" w14:textId="77777777" w:rsidR="007149C8" w:rsidRPr="00355BFB" w:rsidRDefault="007149C8" w:rsidP="007149C8">
      <w:pPr>
        <w:pStyle w:val="ListParagraph"/>
        <w:jc w:val="both"/>
        <w:rPr>
          <w:ins w:id="240" w:author="Arun Rai" w:date="2026-09-24T14:42:00Z" w16du:dateUtc="2026-09-24T08:57:00Z"/>
          <w:rFonts w:ascii="Times New Roman" w:hAnsi="Times New Roman" w:cs="Times New Roman"/>
        </w:rPr>
      </w:pPr>
    </w:p>
    <w:p w14:paraId="0941EDCD" w14:textId="77777777" w:rsidR="007149C8" w:rsidRPr="00355BFB" w:rsidRDefault="007149C8" w:rsidP="007149C8">
      <w:pPr>
        <w:pStyle w:val="ListParagraph"/>
        <w:jc w:val="both"/>
        <w:rPr>
          <w:ins w:id="241" w:author="Arun Rai" w:date="2026-09-24T14:42:00Z" w16du:dateUtc="2026-09-24T08:57:00Z"/>
          <w:rFonts w:ascii="Times New Roman" w:hAnsi="Times New Roman" w:cs="Times New Roman"/>
        </w:rPr>
      </w:pPr>
    </w:p>
    <w:p w14:paraId="3291CD8D" w14:textId="77777777" w:rsidR="007149C8" w:rsidRPr="00355BFB" w:rsidRDefault="007149C8" w:rsidP="007149C8">
      <w:pPr>
        <w:pStyle w:val="ListParagraph"/>
        <w:jc w:val="both"/>
        <w:rPr>
          <w:ins w:id="242" w:author="Arun Rai" w:date="2026-09-24T14:42:00Z" w16du:dateUtc="2026-09-24T08:57:00Z"/>
          <w:rFonts w:ascii="Times New Roman" w:hAnsi="Times New Roman" w:cs="Times New Roman"/>
        </w:rPr>
      </w:pPr>
    </w:p>
    <w:p w14:paraId="4A1E0248" w14:textId="77777777" w:rsidR="007149C8" w:rsidRPr="00355BFB" w:rsidRDefault="007149C8" w:rsidP="007149C8">
      <w:pPr>
        <w:pStyle w:val="ListParagraph"/>
        <w:jc w:val="both"/>
        <w:rPr>
          <w:ins w:id="243" w:author="Arun Rai" w:date="2026-09-24T14:42:00Z" w16du:dateUtc="2026-09-24T08:57:00Z"/>
          <w:rFonts w:ascii="Times New Roman" w:hAnsi="Times New Roman" w:cs="Times New Roman"/>
        </w:rPr>
      </w:pPr>
    </w:p>
    <w:p w14:paraId="4D410315" w14:textId="77777777" w:rsidR="007149C8" w:rsidRPr="00355BFB" w:rsidRDefault="007149C8" w:rsidP="007149C8">
      <w:pPr>
        <w:pStyle w:val="ListParagraph"/>
        <w:jc w:val="both"/>
        <w:rPr>
          <w:ins w:id="244" w:author="Arun Rai" w:date="2026-09-24T14:42:00Z" w16du:dateUtc="2026-09-24T08:57:00Z"/>
          <w:rFonts w:ascii="Times New Roman" w:hAnsi="Times New Roman" w:cs="Times New Roman"/>
        </w:rPr>
      </w:pPr>
    </w:p>
    <w:p w14:paraId="3507BFE3" w14:textId="77777777" w:rsidR="007149C8" w:rsidRPr="00355BFB" w:rsidRDefault="007149C8" w:rsidP="007149C8">
      <w:pPr>
        <w:pStyle w:val="ListParagraph"/>
        <w:jc w:val="both"/>
        <w:rPr>
          <w:ins w:id="245" w:author="Arun Rai" w:date="2026-09-24T14:42:00Z" w16du:dateUtc="2026-09-24T08:57:00Z"/>
          <w:rFonts w:ascii="Times New Roman" w:hAnsi="Times New Roman" w:cs="Times New Roman"/>
        </w:rPr>
      </w:pPr>
    </w:p>
    <w:p w14:paraId="497EFDC9" w14:textId="77777777" w:rsidR="007149C8" w:rsidRPr="00355BFB" w:rsidRDefault="007149C8" w:rsidP="007149C8">
      <w:pPr>
        <w:pStyle w:val="ListParagraph"/>
        <w:jc w:val="both"/>
        <w:rPr>
          <w:ins w:id="246" w:author="Arun Rai" w:date="2026-09-24T14:42:00Z" w16du:dateUtc="2026-09-24T08:57:00Z"/>
          <w:rFonts w:ascii="Times New Roman" w:hAnsi="Times New Roman" w:cs="Times New Roman"/>
        </w:rPr>
      </w:pPr>
    </w:p>
    <w:p w14:paraId="0FA9E175" w14:textId="77777777" w:rsidR="007149C8" w:rsidRPr="00355BFB" w:rsidRDefault="007149C8" w:rsidP="007149C8">
      <w:pPr>
        <w:pStyle w:val="ListParagraph"/>
        <w:jc w:val="both"/>
        <w:rPr>
          <w:ins w:id="247" w:author="Arun Rai" w:date="2026-09-24T14:42:00Z" w16du:dateUtc="2026-09-24T08:57:00Z"/>
          <w:rFonts w:ascii="Times New Roman" w:hAnsi="Times New Roman" w:cs="Times New Roman"/>
        </w:rPr>
      </w:pPr>
    </w:p>
    <w:p w14:paraId="076BD280" w14:textId="77777777" w:rsidR="007149C8" w:rsidRPr="00355BFB" w:rsidRDefault="007149C8" w:rsidP="007149C8">
      <w:pPr>
        <w:pStyle w:val="ListParagraph"/>
        <w:jc w:val="both"/>
        <w:rPr>
          <w:ins w:id="248" w:author="Arun Rai" w:date="2026-09-24T14:42:00Z" w16du:dateUtc="2026-09-24T08:57:00Z"/>
          <w:rFonts w:ascii="Times New Roman" w:hAnsi="Times New Roman" w:cs="Times New Roman"/>
        </w:rPr>
      </w:pPr>
    </w:p>
    <w:p w14:paraId="749C00AD" w14:textId="77777777" w:rsidR="007149C8" w:rsidRPr="00355BFB" w:rsidRDefault="007149C8" w:rsidP="007149C8">
      <w:pPr>
        <w:pStyle w:val="ListParagraph"/>
        <w:jc w:val="both"/>
        <w:rPr>
          <w:ins w:id="249" w:author="Arun Rai" w:date="2026-09-24T14:42:00Z" w16du:dateUtc="2026-09-24T08:57:00Z"/>
          <w:rFonts w:ascii="Times New Roman" w:hAnsi="Times New Roman" w:cs="Times New Roman"/>
        </w:rPr>
      </w:pPr>
    </w:p>
    <w:p w14:paraId="76B538CF" w14:textId="77777777" w:rsidR="007149C8" w:rsidRPr="00355BFB" w:rsidRDefault="007149C8" w:rsidP="007149C8">
      <w:pPr>
        <w:pStyle w:val="ListParagraph"/>
        <w:jc w:val="both"/>
        <w:rPr>
          <w:ins w:id="250" w:author="Arun Rai" w:date="2026-09-24T14:42:00Z" w16du:dateUtc="2026-09-24T08:57:00Z"/>
          <w:rFonts w:ascii="Times New Roman" w:hAnsi="Times New Roman" w:cs="Times New Roman"/>
        </w:rPr>
      </w:pPr>
    </w:p>
    <w:p w14:paraId="55FF1F05" w14:textId="77777777" w:rsidR="007149C8" w:rsidRPr="001841C5" w:rsidRDefault="007149C8" w:rsidP="001841C5">
      <w:pPr>
        <w:jc w:val="both"/>
        <w:rPr>
          <w:ins w:id="251" w:author="Arun Rai" w:date="2026-09-24T14:42:00Z" w16du:dateUtc="2026-09-24T08:57:00Z"/>
          <w:rFonts w:ascii="Times New Roman" w:hAnsi="Times New Roman" w:cs="Times New Roman"/>
          <w:rPrChange w:id="252" w:author="Arun Rai" w:date="2026-09-24T14:52:00Z" w16du:dateUtc="2026-09-24T09:07:00Z">
            <w:rPr>
              <w:ins w:id="253" w:author="Arun Rai" w:date="2026-09-24T14:42:00Z" w16du:dateUtc="2026-09-24T08:57:00Z"/>
            </w:rPr>
          </w:rPrChange>
        </w:rPr>
        <w:pPrChange w:id="254" w:author="Arun Rai" w:date="2026-09-24T14:52:00Z" w16du:dateUtc="2026-09-24T09:07:00Z">
          <w:pPr>
            <w:pStyle w:val="ListParagraph"/>
            <w:jc w:val="both"/>
          </w:pPr>
        </w:pPrChange>
      </w:pPr>
    </w:p>
    <w:p w14:paraId="40E11F7B" w14:textId="2247F802" w:rsidR="007149C8" w:rsidRPr="00355BFB" w:rsidRDefault="007149C8" w:rsidP="00B82965">
      <w:pPr>
        <w:pStyle w:val="Heading1"/>
        <w:numPr>
          <w:ilvl w:val="0"/>
          <w:numId w:val="2"/>
        </w:numPr>
        <w:rPr>
          <w:ins w:id="255" w:author="Arun Rai" w:date="2026-09-24T14:43:00Z" w16du:dateUtc="2026-09-24T08:58:00Z"/>
          <w:rFonts w:ascii="Times New Roman" w:hAnsi="Times New Roman" w:cs="Times New Roman"/>
          <w:rPrChange w:id="256" w:author="Arun Rai" w:date="2026-09-24T14:51:00Z" w16du:dateUtc="2026-09-24T09:06:00Z">
            <w:rPr>
              <w:ins w:id="257" w:author="Arun Rai" w:date="2026-09-24T14:43:00Z" w16du:dateUtc="2026-09-24T08:58:00Z"/>
            </w:rPr>
          </w:rPrChange>
        </w:rPr>
        <w:pPrChange w:id="258" w:author="Arun Rai" w:date="2026-09-24T14:49:00Z" w16du:dateUtc="2026-09-24T09:04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259" w:name="_Toc241153973"/>
      <w:ins w:id="260" w:author="Arun Rai" w:date="2026-09-24T14:42:00Z" w16du:dateUtc="2026-09-24T08:57:00Z">
        <w:r w:rsidRPr="00355BFB">
          <w:rPr>
            <w:rFonts w:ascii="Times New Roman" w:hAnsi="Times New Roman" w:cs="Times New Roman"/>
            <w:rPrChange w:id="261" w:author="Arun Rai" w:date="2026-09-24T14:51:00Z" w16du:dateUtc="2026-09-24T09:06:00Z">
              <w:rPr/>
            </w:rPrChange>
          </w:rPr>
          <w:t>Analysis of Progress Made</w:t>
        </w:r>
      </w:ins>
      <w:bookmarkEnd w:id="259"/>
    </w:p>
    <w:p w14:paraId="6F0A3C7F" w14:textId="77777777" w:rsidR="007149C8" w:rsidRPr="00355BFB" w:rsidRDefault="007149C8" w:rsidP="007149C8">
      <w:pPr>
        <w:pStyle w:val="ListParagraph"/>
        <w:jc w:val="both"/>
        <w:rPr>
          <w:ins w:id="262" w:author="Arun Rai" w:date="2026-09-24T14:43:00Z" w16du:dateUtc="2026-09-24T08:58:00Z"/>
          <w:rFonts w:ascii="Times New Roman" w:hAnsi="Times New Roman" w:cs="Times New Roman"/>
        </w:rPr>
      </w:pPr>
    </w:p>
    <w:p w14:paraId="74B1268D" w14:textId="77777777" w:rsidR="007149C8" w:rsidRPr="00355BFB" w:rsidRDefault="007149C8" w:rsidP="007149C8">
      <w:pPr>
        <w:pStyle w:val="ListParagraph"/>
        <w:jc w:val="both"/>
        <w:rPr>
          <w:ins w:id="263" w:author="Arun Rai" w:date="2026-09-24T14:44:00Z" w16du:dateUtc="2026-09-24T08:59:00Z"/>
          <w:rFonts w:ascii="Times New Roman" w:hAnsi="Times New Roman" w:cs="Times New Roman"/>
        </w:rPr>
      </w:pPr>
    </w:p>
    <w:p w14:paraId="263302B3" w14:textId="77777777" w:rsidR="007149C8" w:rsidRPr="00355BFB" w:rsidRDefault="007149C8" w:rsidP="007149C8">
      <w:pPr>
        <w:pStyle w:val="ListParagraph"/>
        <w:jc w:val="both"/>
        <w:rPr>
          <w:ins w:id="264" w:author="Arun Rai" w:date="2026-09-24T14:44:00Z" w16du:dateUtc="2026-09-24T08:59:00Z"/>
          <w:rFonts w:ascii="Times New Roman" w:hAnsi="Times New Roman" w:cs="Times New Roman"/>
        </w:rPr>
      </w:pPr>
    </w:p>
    <w:p w14:paraId="1A20C8FF" w14:textId="77777777" w:rsidR="007149C8" w:rsidRPr="00355BFB" w:rsidRDefault="007149C8" w:rsidP="007149C8">
      <w:pPr>
        <w:pStyle w:val="ListParagraph"/>
        <w:jc w:val="both"/>
        <w:rPr>
          <w:ins w:id="265" w:author="Arun Rai" w:date="2026-09-24T14:44:00Z" w16du:dateUtc="2026-09-24T08:59:00Z"/>
          <w:rFonts w:ascii="Times New Roman" w:hAnsi="Times New Roman" w:cs="Times New Roman"/>
        </w:rPr>
      </w:pPr>
    </w:p>
    <w:p w14:paraId="7BD946E2" w14:textId="77777777" w:rsidR="007149C8" w:rsidRPr="00355BFB" w:rsidRDefault="007149C8" w:rsidP="007149C8">
      <w:pPr>
        <w:pStyle w:val="ListParagraph"/>
        <w:jc w:val="both"/>
        <w:rPr>
          <w:ins w:id="266" w:author="Arun Rai" w:date="2026-09-24T14:44:00Z" w16du:dateUtc="2026-09-24T08:59:00Z"/>
          <w:rFonts w:ascii="Times New Roman" w:hAnsi="Times New Roman" w:cs="Times New Roman"/>
        </w:rPr>
      </w:pPr>
    </w:p>
    <w:p w14:paraId="6B1ED6C7" w14:textId="77777777" w:rsidR="007149C8" w:rsidRPr="00355BFB" w:rsidRDefault="007149C8" w:rsidP="007149C8">
      <w:pPr>
        <w:pStyle w:val="ListParagraph"/>
        <w:jc w:val="both"/>
        <w:rPr>
          <w:ins w:id="267" w:author="Arun Rai" w:date="2026-09-24T14:44:00Z" w16du:dateUtc="2026-09-24T08:59:00Z"/>
          <w:rFonts w:ascii="Times New Roman" w:hAnsi="Times New Roman" w:cs="Times New Roman"/>
        </w:rPr>
      </w:pPr>
    </w:p>
    <w:p w14:paraId="581EB49E" w14:textId="77777777" w:rsidR="007149C8" w:rsidRPr="00355BFB" w:rsidRDefault="007149C8" w:rsidP="007149C8">
      <w:pPr>
        <w:pStyle w:val="ListParagraph"/>
        <w:jc w:val="both"/>
        <w:rPr>
          <w:ins w:id="268" w:author="Arun Rai" w:date="2026-09-24T14:44:00Z" w16du:dateUtc="2026-09-24T08:59:00Z"/>
          <w:rFonts w:ascii="Times New Roman" w:hAnsi="Times New Roman" w:cs="Times New Roman"/>
        </w:rPr>
      </w:pPr>
    </w:p>
    <w:p w14:paraId="0DE24C9D" w14:textId="77777777" w:rsidR="007149C8" w:rsidRPr="00355BFB" w:rsidRDefault="007149C8" w:rsidP="007149C8">
      <w:pPr>
        <w:pStyle w:val="ListParagraph"/>
        <w:jc w:val="both"/>
        <w:rPr>
          <w:ins w:id="269" w:author="Arun Rai" w:date="2026-09-24T14:44:00Z" w16du:dateUtc="2026-09-24T08:59:00Z"/>
          <w:rFonts w:ascii="Times New Roman" w:hAnsi="Times New Roman" w:cs="Times New Roman"/>
        </w:rPr>
      </w:pPr>
    </w:p>
    <w:p w14:paraId="54A1DEF9" w14:textId="77777777" w:rsidR="007149C8" w:rsidRPr="00355BFB" w:rsidRDefault="007149C8" w:rsidP="007149C8">
      <w:pPr>
        <w:pStyle w:val="ListParagraph"/>
        <w:jc w:val="both"/>
        <w:rPr>
          <w:ins w:id="270" w:author="Arun Rai" w:date="2026-09-24T14:44:00Z" w16du:dateUtc="2026-09-24T08:59:00Z"/>
          <w:rFonts w:ascii="Times New Roman" w:hAnsi="Times New Roman" w:cs="Times New Roman"/>
        </w:rPr>
      </w:pPr>
    </w:p>
    <w:p w14:paraId="04AA63DD" w14:textId="77777777" w:rsidR="007149C8" w:rsidRPr="00355BFB" w:rsidRDefault="007149C8" w:rsidP="007149C8">
      <w:pPr>
        <w:pStyle w:val="ListParagraph"/>
        <w:jc w:val="both"/>
        <w:rPr>
          <w:ins w:id="271" w:author="Arun Rai" w:date="2026-09-24T14:44:00Z" w16du:dateUtc="2026-09-24T08:59:00Z"/>
          <w:rFonts w:ascii="Times New Roman" w:hAnsi="Times New Roman" w:cs="Times New Roman"/>
        </w:rPr>
      </w:pPr>
    </w:p>
    <w:p w14:paraId="0361CEDF" w14:textId="77777777" w:rsidR="007149C8" w:rsidRPr="00355BFB" w:rsidRDefault="007149C8" w:rsidP="007149C8">
      <w:pPr>
        <w:pStyle w:val="ListParagraph"/>
        <w:jc w:val="both"/>
        <w:rPr>
          <w:ins w:id="272" w:author="Arun Rai" w:date="2026-09-24T14:44:00Z" w16du:dateUtc="2026-09-24T08:59:00Z"/>
          <w:rFonts w:ascii="Times New Roman" w:hAnsi="Times New Roman" w:cs="Times New Roman"/>
        </w:rPr>
      </w:pPr>
    </w:p>
    <w:p w14:paraId="60BCA206" w14:textId="77777777" w:rsidR="007149C8" w:rsidRPr="00355BFB" w:rsidRDefault="007149C8" w:rsidP="007149C8">
      <w:pPr>
        <w:pStyle w:val="ListParagraph"/>
        <w:jc w:val="both"/>
        <w:rPr>
          <w:ins w:id="273" w:author="Arun Rai" w:date="2026-09-24T14:44:00Z" w16du:dateUtc="2026-09-24T08:59:00Z"/>
          <w:rFonts w:ascii="Times New Roman" w:hAnsi="Times New Roman" w:cs="Times New Roman"/>
        </w:rPr>
      </w:pPr>
    </w:p>
    <w:p w14:paraId="169F4BA0" w14:textId="77777777" w:rsidR="007149C8" w:rsidRPr="00355BFB" w:rsidRDefault="007149C8" w:rsidP="007149C8">
      <w:pPr>
        <w:pStyle w:val="ListParagraph"/>
        <w:jc w:val="both"/>
        <w:rPr>
          <w:ins w:id="274" w:author="Arun Rai" w:date="2026-09-24T14:44:00Z" w16du:dateUtc="2026-09-24T08:59:00Z"/>
          <w:rFonts w:ascii="Times New Roman" w:hAnsi="Times New Roman" w:cs="Times New Roman"/>
        </w:rPr>
      </w:pPr>
    </w:p>
    <w:p w14:paraId="1B448A0B" w14:textId="77777777" w:rsidR="007149C8" w:rsidRPr="00355BFB" w:rsidRDefault="007149C8" w:rsidP="007149C8">
      <w:pPr>
        <w:pStyle w:val="ListParagraph"/>
        <w:jc w:val="both"/>
        <w:rPr>
          <w:ins w:id="275" w:author="Arun Rai" w:date="2026-09-24T14:44:00Z" w16du:dateUtc="2026-09-24T08:59:00Z"/>
          <w:rFonts w:ascii="Times New Roman" w:hAnsi="Times New Roman" w:cs="Times New Roman"/>
        </w:rPr>
      </w:pPr>
    </w:p>
    <w:p w14:paraId="48DFABB5" w14:textId="77777777" w:rsidR="007149C8" w:rsidRPr="00355BFB" w:rsidRDefault="007149C8" w:rsidP="007149C8">
      <w:pPr>
        <w:pStyle w:val="ListParagraph"/>
        <w:jc w:val="both"/>
        <w:rPr>
          <w:ins w:id="276" w:author="Arun Rai" w:date="2026-09-24T14:44:00Z" w16du:dateUtc="2026-09-24T08:59:00Z"/>
          <w:rFonts w:ascii="Times New Roman" w:hAnsi="Times New Roman" w:cs="Times New Roman"/>
        </w:rPr>
      </w:pPr>
    </w:p>
    <w:p w14:paraId="7E3E09C3" w14:textId="77777777" w:rsidR="007149C8" w:rsidRPr="00355BFB" w:rsidRDefault="007149C8" w:rsidP="007149C8">
      <w:pPr>
        <w:pStyle w:val="ListParagraph"/>
        <w:jc w:val="both"/>
        <w:rPr>
          <w:ins w:id="277" w:author="Arun Rai" w:date="2026-09-24T14:44:00Z" w16du:dateUtc="2026-09-24T08:59:00Z"/>
          <w:rFonts w:ascii="Times New Roman" w:hAnsi="Times New Roman" w:cs="Times New Roman"/>
        </w:rPr>
      </w:pPr>
    </w:p>
    <w:p w14:paraId="640BAEA3" w14:textId="77777777" w:rsidR="007149C8" w:rsidRPr="00355BFB" w:rsidRDefault="007149C8" w:rsidP="007149C8">
      <w:pPr>
        <w:pStyle w:val="ListParagraph"/>
        <w:jc w:val="both"/>
        <w:rPr>
          <w:ins w:id="278" w:author="Arun Rai" w:date="2026-09-24T14:44:00Z" w16du:dateUtc="2026-09-24T08:59:00Z"/>
          <w:rFonts w:ascii="Times New Roman" w:hAnsi="Times New Roman" w:cs="Times New Roman"/>
        </w:rPr>
      </w:pPr>
    </w:p>
    <w:p w14:paraId="0296A7CB" w14:textId="77777777" w:rsidR="007149C8" w:rsidRPr="00355BFB" w:rsidRDefault="007149C8" w:rsidP="007149C8">
      <w:pPr>
        <w:pStyle w:val="ListParagraph"/>
        <w:jc w:val="both"/>
        <w:rPr>
          <w:ins w:id="279" w:author="Arun Rai" w:date="2026-09-24T14:44:00Z" w16du:dateUtc="2026-09-24T08:59:00Z"/>
          <w:rFonts w:ascii="Times New Roman" w:hAnsi="Times New Roman" w:cs="Times New Roman"/>
        </w:rPr>
      </w:pPr>
    </w:p>
    <w:p w14:paraId="087D1464" w14:textId="77777777" w:rsidR="007149C8" w:rsidRPr="00355BFB" w:rsidRDefault="007149C8" w:rsidP="007149C8">
      <w:pPr>
        <w:pStyle w:val="ListParagraph"/>
        <w:jc w:val="both"/>
        <w:rPr>
          <w:ins w:id="280" w:author="Arun Rai" w:date="2026-09-24T14:44:00Z" w16du:dateUtc="2026-09-24T08:59:00Z"/>
          <w:rFonts w:ascii="Times New Roman" w:hAnsi="Times New Roman" w:cs="Times New Roman"/>
        </w:rPr>
      </w:pPr>
    </w:p>
    <w:p w14:paraId="00C7D982" w14:textId="77777777" w:rsidR="007149C8" w:rsidRPr="00355BFB" w:rsidRDefault="007149C8" w:rsidP="007149C8">
      <w:pPr>
        <w:pStyle w:val="ListParagraph"/>
        <w:jc w:val="both"/>
        <w:rPr>
          <w:ins w:id="281" w:author="Arun Rai" w:date="2026-09-24T14:44:00Z" w16du:dateUtc="2026-09-24T08:59:00Z"/>
          <w:rFonts w:ascii="Times New Roman" w:hAnsi="Times New Roman" w:cs="Times New Roman"/>
        </w:rPr>
      </w:pPr>
    </w:p>
    <w:p w14:paraId="612FE548" w14:textId="77777777" w:rsidR="007149C8" w:rsidRPr="00355BFB" w:rsidRDefault="007149C8" w:rsidP="007149C8">
      <w:pPr>
        <w:pStyle w:val="ListParagraph"/>
        <w:jc w:val="both"/>
        <w:rPr>
          <w:ins w:id="282" w:author="Arun Rai" w:date="2026-09-24T14:44:00Z" w16du:dateUtc="2026-09-24T08:59:00Z"/>
          <w:rFonts w:ascii="Times New Roman" w:hAnsi="Times New Roman" w:cs="Times New Roman"/>
        </w:rPr>
      </w:pPr>
    </w:p>
    <w:p w14:paraId="34F418C5" w14:textId="77777777" w:rsidR="007149C8" w:rsidRPr="00355BFB" w:rsidRDefault="007149C8" w:rsidP="007149C8">
      <w:pPr>
        <w:pStyle w:val="ListParagraph"/>
        <w:jc w:val="both"/>
        <w:rPr>
          <w:ins w:id="283" w:author="Arun Rai" w:date="2026-09-24T14:44:00Z" w16du:dateUtc="2026-09-24T08:59:00Z"/>
          <w:rFonts w:ascii="Times New Roman" w:hAnsi="Times New Roman" w:cs="Times New Roman"/>
        </w:rPr>
      </w:pPr>
    </w:p>
    <w:p w14:paraId="719E491E" w14:textId="77777777" w:rsidR="007149C8" w:rsidRPr="00355BFB" w:rsidRDefault="007149C8" w:rsidP="007149C8">
      <w:pPr>
        <w:pStyle w:val="ListParagraph"/>
        <w:jc w:val="both"/>
        <w:rPr>
          <w:ins w:id="284" w:author="Arun Rai" w:date="2026-09-24T14:44:00Z" w16du:dateUtc="2026-09-24T08:59:00Z"/>
          <w:rFonts w:ascii="Times New Roman" w:hAnsi="Times New Roman" w:cs="Times New Roman"/>
        </w:rPr>
      </w:pPr>
    </w:p>
    <w:p w14:paraId="12104428" w14:textId="77777777" w:rsidR="007149C8" w:rsidRPr="00355BFB" w:rsidRDefault="007149C8" w:rsidP="007149C8">
      <w:pPr>
        <w:pStyle w:val="ListParagraph"/>
        <w:jc w:val="both"/>
        <w:rPr>
          <w:ins w:id="285" w:author="Arun Rai" w:date="2026-09-24T14:44:00Z" w16du:dateUtc="2026-09-24T08:59:00Z"/>
          <w:rFonts w:ascii="Times New Roman" w:hAnsi="Times New Roman" w:cs="Times New Roman"/>
        </w:rPr>
      </w:pPr>
    </w:p>
    <w:p w14:paraId="716FEE2E" w14:textId="77777777" w:rsidR="007149C8" w:rsidRPr="00355BFB" w:rsidRDefault="007149C8" w:rsidP="007149C8">
      <w:pPr>
        <w:pStyle w:val="ListParagraph"/>
        <w:jc w:val="both"/>
        <w:rPr>
          <w:ins w:id="286" w:author="Arun Rai" w:date="2026-09-24T14:44:00Z" w16du:dateUtc="2026-09-24T08:59:00Z"/>
          <w:rFonts w:ascii="Times New Roman" w:hAnsi="Times New Roman" w:cs="Times New Roman"/>
        </w:rPr>
      </w:pPr>
    </w:p>
    <w:p w14:paraId="279DBA01" w14:textId="77777777" w:rsidR="007149C8" w:rsidRPr="00355BFB" w:rsidRDefault="007149C8" w:rsidP="007149C8">
      <w:pPr>
        <w:pStyle w:val="ListParagraph"/>
        <w:jc w:val="both"/>
        <w:rPr>
          <w:ins w:id="287" w:author="Arun Rai" w:date="2026-09-24T14:44:00Z" w16du:dateUtc="2026-09-24T08:59:00Z"/>
          <w:rFonts w:ascii="Times New Roman" w:hAnsi="Times New Roman" w:cs="Times New Roman"/>
        </w:rPr>
      </w:pPr>
    </w:p>
    <w:p w14:paraId="5334EA5D" w14:textId="77777777" w:rsidR="007149C8" w:rsidRPr="00355BFB" w:rsidRDefault="007149C8" w:rsidP="007149C8">
      <w:pPr>
        <w:pStyle w:val="ListParagraph"/>
        <w:jc w:val="both"/>
        <w:rPr>
          <w:ins w:id="288" w:author="Arun Rai" w:date="2026-09-24T14:44:00Z" w16du:dateUtc="2026-09-24T08:59:00Z"/>
          <w:rFonts w:ascii="Times New Roman" w:hAnsi="Times New Roman" w:cs="Times New Roman"/>
        </w:rPr>
      </w:pPr>
    </w:p>
    <w:p w14:paraId="4170F1D6" w14:textId="77777777" w:rsidR="007149C8" w:rsidRPr="00355BFB" w:rsidRDefault="007149C8" w:rsidP="007149C8">
      <w:pPr>
        <w:pStyle w:val="ListParagraph"/>
        <w:jc w:val="both"/>
        <w:rPr>
          <w:ins w:id="289" w:author="Arun Rai" w:date="2026-09-24T14:44:00Z" w16du:dateUtc="2026-09-24T08:59:00Z"/>
          <w:rFonts w:ascii="Times New Roman" w:hAnsi="Times New Roman" w:cs="Times New Roman"/>
        </w:rPr>
      </w:pPr>
    </w:p>
    <w:p w14:paraId="35D4C913" w14:textId="77777777" w:rsidR="007149C8" w:rsidRPr="00355BFB" w:rsidRDefault="007149C8" w:rsidP="007149C8">
      <w:pPr>
        <w:pStyle w:val="ListParagraph"/>
        <w:jc w:val="both"/>
        <w:rPr>
          <w:ins w:id="290" w:author="Arun Rai" w:date="2026-09-24T14:44:00Z" w16du:dateUtc="2026-09-24T08:59:00Z"/>
          <w:rFonts w:ascii="Times New Roman" w:hAnsi="Times New Roman" w:cs="Times New Roman"/>
        </w:rPr>
      </w:pPr>
    </w:p>
    <w:p w14:paraId="17EDC3A1" w14:textId="77777777" w:rsidR="007149C8" w:rsidRPr="00355BFB" w:rsidRDefault="007149C8" w:rsidP="007149C8">
      <w:pPr>
        <w:pStyle w:val="ListParagraph"/>
        <w:jc w:val="both"/>
        <w:rPr>
          <w:ins w:id="291" w:author="Arun Rai" w:date="2026-09-24T14:44:00Z" w16du:dateUtc="2026-09-24T08:59:00Z"/>
          <w:rFonts w:ascii="Times New Roman" w:hAnsi="Times New Roman" w:cs="Times New Roman"/>
        </w:rPr>
      </w:pPr>
    </w:p>
    <w:p w14:paraId="53FDE830" w14:textId="77777777" w:rsidR="007149C8" w:rsidRPr="00355BFB" w:rsidRDefault="007149C8" w:rsidP="007149C8">
      <w:pPr>
        <w:pStyle w:val="ListParagraph"/>
        <w:jc w:val="both"/>
        <w:rPr>
          <w:ins w:id="292" w:author="Arun Rai" w:date="2026-09-24T14:44:00Z" w16du:dateUtc="2026-09-24T08:59:00Z"/>
          <w:rFonts w:ascii="Times New Roman" w:hAnsi="Times New Roman" w:cs="Times New Roman"/>
        </w:rPr>
      </w:pPr>
    </w:p>
    <w:p w14:paraId="2CA2C6C8" w14:textId="77777777" w:rsidR="007149C8" w:rsidRPr="00355BFB" w:rsidRDefault="007149C8" w:rsidP="007149C8">
      <w:pPr>
        <w:pStyle w:val="ListParagraph"/>
        <w:jc w:val="both"/>
        <w:rPr>
          <w:ins w:id="293" w:author="Arun Rai" w:date="2026-09-24T14:44:00Z" w16du:dateUtc="2026-09-24T08:59:00Z"/>
          <w:rFonts w:ascii="Times New Roman" w:hAnsi="Times New Roman" w:cs="Times New Roman"/>
        </w:rPr>
      </w:pPr>
    </w:p>
    <w:p w14:paraId="26A0E006" w14:textId="77777777" w:rsidR="007149C8" w:rsidRPr="00355BFB" w:rsidRDefault="007149C8" w:rsidP="007149C8">
      <w:pPr>
        <w:pStyle w:val="ListParagraph"/>
        <w:jc w:val="both"/>
        <w:rPr>
          <w:ins w:id="294" w:author="Arun Rai" w:date="2026-09-24T14:44:00Z" w16du:dateUtc="2026-09-24T08:59:00Z"/>
          <w:rFonts w:ascii="Times New Roman" w:hAnsi="Times New Roman" w:cs="Times New Roman"/>
        </w:rPr>
      </w:pPr>
    </w:p>
    <w:p w14:paraId="0E237B85" w14:textId="77777777" w:rsidR="007149C8" w:rsidRPr="00355BFB" w:rsidRDefault="007149C8" w:rsidP="007149C8">
      <w:pPr>
        <w:pStyle w:val="ListParagraph"/>
        <w:jc w:val="both"/>
        <w:rPr>
          <w:ins w:id="295" w:author="Arun Rai" w:date="2026-09-24T14:44:00Z" w16du:dateUtc="2026-09-24T08:59:00Z"/>
          <w:rFonts w:ascii="Times New Roman" w:hAnsi="Times New Roman" w:cs="Times New Roman"/>
        </w:rPr>
      </w:pPr>
    </w:p>
    <w:p w14:paraId="316C058D" w14:textId="77777777" w:rsidR="007149C8" w:rsidRPr="00355BFB" w:rsidRDefault="007149C8" w:rsidP="007149C8">
      <w:pPr>
        <w:pStyle w:val="ListParagraph"/>
        <w:jc w:val="both"/>
        <w:rPr>
          <w:ins w:id="296" w:author="Arun Rai" w:date="2026-09-24T14:44:00Z" w16du:dateUtc="2026-09-24T08:59:00Z"/>
          <w:rFonts w:ascii="Times New Roman" w:hAnsi="Times New Roman" w:cs="Times New Roman"/>
        </w:rPr>
      </w:pPr>
    </w:p>
    <w:p w14:paraId="3516AABA" w14:textId="77777777" w:rsidR="007149C8" w:rsidRPr="00E33F3A" w:rsidRDefault="007149C8" w:rsidP="00E33F3A">
      <w:pPr>
        <w:jc w:val="both"/>
        <w:rPr>
          <w:ins w:id="297" w:author="Arun Rai" w:date="2026-09-24T14:44:00Z" w16du:dateUtc="2026-09-24T08:59:00Z"/>
          <w:rFonts w:ascii="Times New Roman" w:hAnsi="Times New Roman" w:cs="Times New Roman"/>
          <w:rPrChange w:id="298" w:author="Arun Rai" w:date="2026-09-24T14:52:00Z" w16du:dateUtc="2026-09-24T09:07:00Z">
            <w:rPr>
              <w:ins w:id="299" w:author="Arun Rai" w:date="2026-09-24T14:44:00Z" w16du:dateUtc="2026-09-24T08:59:00Z"/>
            </w:rPr>
          </w:rPrChange>
        </w:rPr>
        <w:pPrChange w:id="300" w:author="Arun Rai" w:date="2026-09-24T14:52:00Z" w16du:dateUtc="2026-09-24T09:07:00Z">
          <w:pPr>
            <w:pStyle w:val="ListParagraph"/>
            <w:jc w:val="both"/>
          </w:pPr>
        </w:pPrChange>
      </w:pPr>
    </w:p>
    <w:p w14:paraId="67F2F4D0" w14:textId="21CE336E" w:rsidR="007149C8" w:rsidRPr="00355BFB" w:rsidRDefault="007149C8" w:rsidP="00D26D73">
      <w:pPr>
        <w:pStyle w:val="Heading1"/>
        <w:numPr>
          <w:ilvl w:val="0"/>
          <w:numId w:val="2"/>
        </w:numPr>
        <w:rPr>
          <w:ins w:id="301" w:author="Arun Rai" w:date="2026-09-24T14:44:00Z" w16du:dateUtc="2026-09-24T08:59:00Z"/>
          <w:rFonts w:ascii="Times New Roman" w:hAnsi="Times New Roman" w:cs="Times New Roman"/>
          <w:rPrChange w:id="302" w:author="Arun Rai" w:date="2026-09-24T14:51:00Z" w16du:dateUtc="2026-09-24T09:06:00Z">
            <w:rPr>
              <w:ins w:id="303" w:author="Arun Rai" w:date="2026-09-24T14:44:00Z" w16du:dateUtc="2026-09-24T08:59:00Z"/>
            </w:rPr>
          </w:rPrChange>
        </w:rPr>
        <w:pPrChange w:id="304" w:author="Arun Rai" w:date="2026-09-24T14:49:00Z" w16du:dateUtc="2026-09-24T09:04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305" w:name="_Toc241153974"/>
      <w:ins w:id="306" w:author="Arun Rai" w:date="2026-09-24T14:44:00Z" w16du:dateUtc="2026-09-24T08:59:00Z">
        <w:r w:rsidRPr="00355BFB">
          <w:rPr>
            <w:rFonts w:ascii="Times New Roman" w:hAnsi="Times New Roman" w:cs="Times New Roman"/>
            <w:rPrChange w:id="307" w:author="Arun Rai" w:date="2026-09-24T14:51:00Z" w16du:dateUtc="2026-09-24T09:06:00Z">
              <w:rPr/>
            </w:rPrChange>
          </w:rPr>
          <w:t>Analysis of Resource Management</w:t>
        </w:r>
        <w:bookmarkEnd w:id="305"/>
      </w:ins>
    </w:p>
    <w:p w14:paraId="11EA829D" w14:textId="77777777" w:rsidR="007149C8" w:rsidRPr="00355BFB" w:rsidRDefault="007149C8" w:rsidP="007149C8">
      <w:pPr>
        <w:pStyle w:val="ListParagraph"/>
        <w:jc w:val="both"/>
        <w:rPr>
          <w:ins w:id="308" w:author="Arun Rai" w:date="2026-09-24T14:44:00Z" w16du:dateUtc="2026-09-24T08:59:00Z"/>
          <w:rFonts w:ascii="Times New Roman" w:hAnsi="Times New Roman" w:cs="Times New Roman"/>
        </w:rPr>
      </w:pPr>
    </w:p>
    <w:p w14:paraId="241D9FFC" w14:textId="77777777" w:rsidR="007149C8" w:rsidRPr="00355BFB" w:rsidRDefault="007149C8" w:rsidP="007149C8">
      <w:pPr>
        <w:pStyle w:val="ListParagraph"/>
        <w:jc w:val="both"/>
        <w:rPr>
          <w:ins w:id="309" w:author="Arun Rai" w:date="2026-09-24T14:44:00Z" w16du:dateUtc="2026-09-24T08:59:00Z"/>
          <w:rFonts w:ascii="Times New Roman" w:hAnsi="Times New Roman" w:cs="Times New Roman"/>
        </w:rPr>
      </w:pPr>
    </w:p>
    <w:p w14:paraId="7116382B" w14:textId="77777777" w:rsidR="007149C8" w:rsidRPr="00355BFB" w:rsidRDefault="007149C8" w:rsidP="007149C8">
      <w:pPr>
        <w:pStyle w:val="ListParagraph"/>
        <w:jc w:val="both"/>
        <w:rPr>
          <w:ins w:id="310" w:author="Arun Rai" w:date="2026-09-24T14:44:00Z" w16du:dateUtc="2026-09-24T08:59:00Z"/>
          <w:rFonts w:ascii="Times New Roman" w:hAnsi="Times New Roman" w:cs="Times New Roman"/>
        </w:rPr>
      </w:pPr>
    </w:p>
    <w:p w14:paraId="4C96035E" w14:textId="77777777" w:rsidR="007149C8" w:rsidRPr="00355BFB" w:rsidRDefault="007149C8" w:rsidP="007149C8">
      <w:pPr>
        <w:pStyle w:val="ListParagraph"/>
        <w:jc w:val="both"/>
        <w:rPr>
          <w:ins w:id="311" w:author="Arun Rai" w:date="2026-09-24T14:44:00Z" w16du:dateUtc="2026-09-24T08:59:00Z"/>
          <w:rFonts w:ascii="Times New Roman" w:hAnsi="Times New Roman" w:cs="Times New Roman"/>
        </w:rPr>
      </w:pPr>
    </w:p>
    <w:p w14:paraId="11277896" w14:textId="77777777" w:rsidR="007149C8" w:rsidRPr="00355BFB" w:rsidRDefault="007149C8" w:rsidP="007149C8">
      <w:pPr>
        <w:pStyle w:val="ListParagraph"/>
        <w:jc w:val="both"/>
        <w:rPr>
          <w:ins w:id="312" w:author="Arun Rai" w:date="2026-09-24T14:44:00Z" w16du:dateUtc="2026-09-24T08:59:00Z"/>
          <w:rFonts w:ascii="Times New Roman" w:hAnsi="Times New Roman" w:cs="Times New Roman"/>
        </w:rPr>
      </w:pPr>
    </w:p>
    <w:p w14:paraId="55D1AF05" w14:textId="77777777" w:rsidR="007149C8" w:rsidRPr="00355BFB" w:rsidRDefault="007149C8" w:rsidP="007149C8">
      <w:pPr>
        <w:pStyle w:val="ListParagraph"/>
        <w:jc w:val="both"/>
        <w:rPr>
          <w:ins w:id="313" w:author="Arun Rai" w:date="2026-09-24T14:44:00Z" w16du:dateUtc="2026-09-24T08:59:00Z"/>
          <w:rFonts w:ascii="Times New Roman" w:hAnsi="Times New Roman" w:cs="Times New Roman"/>
        </w:rPr>
      </w:pPr>
    </w:p>
    <w:p w14:paraId="363FE815" w14:textId="77777777" w:rsidR="007149C8" w:rsidRPr="00355BFB" w:rsidRDefault="007149C8" w:rsidP="007149C8">
      <w:pPr>
        <w:pStyle w:val="ListParagraph"/>
        <w:jc w:val="both"/>
        <w:rPr>
          <w:ins w:id="314" w:author="Arun Rai" w:date="2026-09-24T14:44:00Z" w16du:dateUtc="2026-09-24T08:59:00Z"/>
          <w:rFonts w:ascii="Times New Roman" w:hAnsi="Times New Roman" w:cs="Times New Roman"/>
        </w:rPr>
      </w:pPr>
    </w:p>
    <w:p w14:paraId="2B7A7815" w14:textId="77777777" w:rsidR="007149C8" w:rsidRPr="00355BFB" w:rsidRDefault="007149C8" w:rsidP="007149C8">
      <w:pPr>
        <w:pStyle w:val="ListParagraph"/>
        <w:jc w:val="both"/>
        <w:rPr>
          <w:ins w:id="315" w:author="Arun Rai" w:date="2026-09-24T14:44:00Z" w16du:dateUtc="2026-09-24T08:59:00Z"/>
          <w:rFonts w:ascii="Times New Roman" w:hAnsi="Times New Roman" w:cs="Times New Roman"/>
        </w:rPr>
      </w:pPr>
    </w:p>
    <w:p w14:paraId="622A4F10" w14:textId="77777777" w:rsidR="007149C8" w:rsidRPr="00355BFB" w:rsidRDefault="007149C8" w:rsidP="007149C8">
      <w:pPr>
        <w:pStyle w:val="ListParagraph"/>
        <w:jc w:val="both"/>
        <w:rPr>
          <w:ins w:id="316" w:author="Arun Rai" w:date="2026-09-24T14:44:00Z" w16du:dateUtc="2026-09-24T08:59:00Z"/>
          <w:rFonts w:ascii="Times New Roman" w:hAnsi="Times New Roman" w:cs="Times New Roman"/>
        </w:rPr>
      </w:pPr>
    </w:p>
    <w:p w14:paraId="74D0F41C" w14:textId="77777777" w:rsidR="007149C8" w:rsidRPr="00355BFB" w:rsidRDefault="007149C8" w:rsidP="007149C8">
      <w:pPr>
        <w:pStyle w:val="ListParagraph"/>
        <w:jc w:val="both"/>
        <w:rPr>
          <w:ins w:id="317" w:author="Arun Rai" w:date="2026-09-24T14:44:00Z" w16du:dateUtc="2026-09-24T08:59:00Z"/>
          <w:rFonts w:ascii="Times New Roman" w:hAnsi="Times New Roman" w:cs="Times New Roman"/>
        </w:rPr>
      </w:pPr>
    </w:p>
    <w:p w14:paraId="06F6E73F" w14:textId="77777777" w:rsidR="007149C8" w:rsidRPr="00355BFB" w:rsidRDefault="007149C8" w:rsidP="007149C8">
      <w:pPr>
        <w:pStyle w:val="ListParagraph"/>
        <w:jc w:val="both"/>
        <w:rPr>
          <w:ins w:id="318" w:author="Arun Rai" w:date="2026-09-24T14:44:00Z" w16du:dateUtc="2026-09-24T08:59:00Z"/>
          <w:rFonts w:ascii="Times New Roman" w:hAnsi="Times New Roman" w:cs="Times New Roman"/>
        </w:rPr>
      </w:pPr>
    </w:p>
    <w:p w14:paraId="53436735" w14:textId="77777777" w:rsidR="007149C8" w:rsidRPr="00355BFB" w:rsidRDefault="007149C8" w:rsidP="007149C8">
      <w:pPr>
        <w:pStyle w:val="ListParagraph"/>
        <w:jc w:val="both"/>
        <w:rPr>
          <w:ins w:id="319" w:author="Arun Rai" w:date="2026-09-24T14:44:00Z" w16du:dateUtc="2026-09-24T08:59:00Z"/>
          <w:rFonts w:ascii="Times New Roman" w:hAnsi="Times New Roman" w:cs="Times New Roman"/>
        </w:rPr>
      </w:pPr>
    </w:p>
    <w:p w14:paraId="06F5C305" w14:textId="77777777" w:rsidR="007149C8" w:rsidRPr="00355BFB" w:rsidRDefault="007149C8" w:rsidP="007149C8">
      <w:pPr>
        <w:pStyle w:val="ListParagraph"/>
        <w:jc w:val="both"/>
        <w:rPr>
          <w:ins w:id="320" w:author="Arun Rai" w:date="2026-09-24T14:44:00Z" w16du:dateUtc="2026-09-24T08:59:00Z"/>
          <w:rFonts w:ascii="Times New Roman" w:hAnsi="Times New Roman" w:cs="Times New Roman"/>
        </w:rPr>
      </w:pPr>
    </w:p>
    <w:p w14:paraId="52A694AB" w14:textId="77777777" w:rsidR="007149C8" w:rsidRPr="00355BFB" w:rsidRDefault="007149C8" w:rsidP="007149C8">
      <w:pPr>
        <w:pStyle w:val="ListParagraph"/>
        <w:jc w:val="both"/>
        <w:rPr>
          <w:ins w:id="321" w:author="Arun Rai" w:date="2026-09-24T14:44:00Z" w16du:dateUtc="2026-09-24T08:59:00Z"/>
          <w:rFonts w:ascii="Times New Roman" w:hAnsi="Times New Roman" w:cs="Times New Roman"/>
        </w:rPr>
      </w:pPr>
    </w:p>
    <w:p w14:paraId="7AC8312E" w14:textId="77777777" w:rsidR="007149C8" w:rsidRPr="00355BFB" w:rsidRDefault="007149C8" w:rsidP="007149C8">
      <w:pPr>
        <w:pStyle w:val="ListParagraph"/>
        <w:jc w:val="both"/>
        <w:rPr>
          <w:ins w:id="322" w:author="Arun Rai" w:date="2026-09-24T14:44:00Z" w16du:dateUtc="2026-09-24T08:59:00Z"/>
          <w:rFonts w:ascii="Times New Roman" w:hAnsi="Times New Roman" w:cs="Times New Roman"/>
        </w:rPr>
      </w:pPr>
    </w:p>
    <w:p w14:paraId="294F3C4E" w14:textId="77777777" w:rsidR="007149C8" w:rsidRPr="00355BFB" w:rsidRDefault="007149C8" w:rsidP="007149C8">
      <w:pPr>
        <w:pStyle w:val="ListParagraph"/>
        <w:jc w:val="both"/>
        <w:rPr>
          <w:ins w:id="323" w:author="Arun Rai" w:date="2026-09-24T14:44:00Z" w16du:dateUtc="2026-09-24T08:59:00Z"/>
          <w:rFonts w:ascii="Times New Roman" w:hAnsi="Times New Roman" w:cs="Times New Roman"/>
        </w:rPr>
      </w:pPr>
    </w:p>
    <w:p w14:paraId="44FF8771" w14:textId="77777777" w:rsidR="007149C8" w:rsidRPr="00355BFB" w:rsidRDefault="007149C8" w:rsidP="007149C8">
      <w:pPr>
        <w:pStyle w:val="ListParagraph"/>
        <w:jc w:val="both"/>
        <w:rPr>
          <w:ins w:id="324" w:author="Arun Rai" w:date="2026-09-24T14:44:00Z" w16du:dateUtc="2026-09-24T08:59:00Z"/>
          <w:rFonts w:ascii="Times New Roman" w:hAnsi="Times New Roman" w:cs="Times New Roman"/>
        </w:rPr>
      </w:pPr>
    </w:p>
    <w:p w14:paraId="6B2AF873" w14:textId="77777777" w:rsidR="007149C8" w:rsidRPr="00355BFB" w:rsidRDefault="007149C8" w:rsidP="007149C8">
      <w:pPr>
        <w:pStyle w:val="ListParagraph"/>
        <w:jc w:val="both"/>
        <w:rPr>
          <w:ins w:id="325" w:author="Arun Rai" w:date="2026-09-24T14:44:00Z" w16du:dateUtc="2026-09-24T08:59:00Z"/>
          <w:rFonts w:ascii="Times New Roman" w:hAnsi="Times New Roman" w:cs="Times New Roman"/>
        </w:rPr>
      </w:pPr>
    </w:p>
    <w:p w14:paraId="5443BE47" w14:textId="77777777" w:rsidR="007149C8" w:rsidRPr="00355BFB" w:rsidRDefault="007149C8" w:rsidP="007149C8">
      <w:pPr>
        <w:pStyle w:val="ListParagraph"/>
        <w:jc w:val="both"/>
        <w:rPr>
          <w:ins w:id="326" w:author="Arun Rai" w:date="2026-09-24T14:44:00Z" w16du:dateUtc="2026-09-24T08:59:00Z"/>
          <w:rFonts w:ascii="Times New Roman" w:hAnsi="Times New Roman" w:cs="Times New Roman"/>
        </w:rPr>
      </w:pPr>
    </w:p>
    <w:p w14:paraId="61A2A221" w14:textId="77777777" w:rsidR="007149C8" w:rsidRPr="00355BFB" w:rsidRDefault="007149C8" w:rsidP="007149C8">
      <w:pPr>
        <w:pStyle w:val="ListParagraph"/>
        <w:jc w:val="both"/>
        <w:rPr>
          <w:ins w:id="327" w:author="Arun Rai" w:date="2026-09-24T14:44:00Z" w16du:dateUtc="2026-09-24T08:59:00Z"/>
          <w:rFonts w:ascii="Times New Roman" w:hAnsi="Times New Roman" w:cs="Times New Roman"/>
        </w:rPr>
      </w:pPr>
    </w:p>
    <w:p w14:paraId="2EB154F0" w14:textId="77777777" w:rsidR="007149C8" w:rsidRPr="00355BFB" w:rsidRDefault="007149C8" w:rsidP="007149C8">
      <w:pPr>
        <w:pStyle w:val="ListParagraph"/>
        <w:jc w:val="both"/>
        <w:rPr>
          <w:ins w:id="328" w:author="Arun Rai" w:date="2026-09-24T14:44:00Z" w16du:dateUtc="2026-09-24T08:59:00Z"/>
          <w:rFonts w:ascii="Times New Roman" w:hAnsi="Times New Roman" w:cs="Times New Roman"/>
        </w:rPr>
      </w:pPr>
    </w:p>
    <w:p w14:paraId="77AD8624" w14:textId="77777777" w:rsidR="007149C8" w:rsidRPr="00355BFB" w:rsidRDefault="007149C8" w:rsidP="007149C8">
      <w:pPr>
        <w:pStyle w:val="ListParagraph"/>
        <w:jc w:val="both"/>
        <w:rPr>
          <w:ins w:id="329" w:author="Arun Rai" w:date="2026-09-24T14:44:00Z" w16du:dateUtc="2026-09-24T08:59:00Z"/>
          <w:rFonts w:ascii="Times New Roman" w:hAnsi="Times New Roman" w:cs="Times New Roman"/>
        </w:rPr>
      </w:pPr>
    </w:p>
    <w:p w14:paraId="350B0FB5" w14:textId="77777777" w:rsidR="007149C8" w:rsidRPr="00355BFB" w:rsidRDefault="007149C8" w:rsidP="007149C8">
      <w:pPr>
        <w:pStyle w:val="ListParagraph"/>
        <w:jc w:val="both"/>
        <w:rPr>
          <w:ins w:id="330" w:author="Arun Rai" w:date="2026-09-24T14:44:00Z" w16du:dateUtc="2026-09-24T08:59:00Z"/>
          <w:rFonts w:ascii="Times New Roman" w:hAnsi="Times New Roman" w:cs="Times New Roman"/>
        </w:rPr>
      </w:pPr>
    </w:p>
    <w:p w14:paraId="642525A5" w14:textId="77777777" w:rsidR="007149C8" w:rsidRPr="00355BFB" w:rsidRDefault="007149C8" w:rsidP="007149C8">
      <w:pPr>
        <w:pStyle w:val="ListParagraph"/>
        <w:jc w:val="both"/>
        <w:rPr>
          <w:ins w:id="331" w:author="Arun Rai" w:date="2026-09-24T14:44:00Z" w16du:dateUtc="2026-09-24T08:59:00Z"/>
          <w:rFonts w:ascii="Times New Roman" w:hAnsi="Times New Roman" w:cs="Times New Roman"/>
        </w:rPr>
      </w:pPr>
    </w:p>
    <w:p w14:paraId="36E9FE20" w14:textId="77777777" w:rsidR="007149C8" w:rsidRPr="00355BFB" w:rsidRDefault="007149C8" w:rsidP="007149C8">
      <w:pPr>
        <w:pStyle w:val="ListParagraph"/>
        <w:jc w:val="both"/>
        <w:rPr>
          <w:ins w:id="332" w:author="Arun Rai" w:date="2026-09-24T14:44:00Z" w16du:dateUtc="2026-09-24T08:59:00Z"/>
          <w:rFonts w:ascii="Times New Roman" w:hAnsi="Times New Roman" w:cs="Times New Roman"/>
        </w:rPr>
      </w:pPr>
    </w:p>
    <w:p w14:paraId="41131A27" w14:textId="77777777" w:rsidR="007149C8" w:rsidRPr="00355BFB" w:rsidRDefault="007149C8" w:rsidP="007149C8">
      <w:pPr>
        <w:pStyle w:val="ListParagraph"/>
        <w:jc w:val="both"/>
        <w:rPr>
          <w:ins w:id="333" w:author="Arun Rai" w:date="2026-09-24T14:44:00Z" w16du:dateUtc="2026-09-24T08:59:00Z"/>
          <w:rFonts w:ascii="Times New Roman" w:hAnsi="Times New Roman" w:cs="Times New Roman"/>
        </w:rPr>
      </w:pPr>
    </w:p>
    <w:p w14:paraId="4D58CAB6" w14:textId="77777777" w:rsidR="007149C8" w:rsidRPr="00355BFB" w:rsidRDefault="007149C8" w:rsidP="007149C8">
      <w:pPr>
        <w:pStyle w:val="ListParagraph"/>
        <w:jc w:val="both"/>
        <w:rPr>
          <w:ins w:id="334" w:author="Arun Rai" w:date="2026-09-24T14:44:00Z" w16du:dateUtc="2026-09-24T08:59:00Z"/>
          <w:rFonts w:ascii="Times New Roman" w:hAnsi="Times New Roman" w:cs="Times New Roman"/>
        </w:rPr>
      </w:pPr>
    </w:p>
    <w:p w14:paraId="758BDAAE" w14:textId="77777777" w:rsidR="007149C8" w:rsidRPr="00355BFB" w:rsidRDefault="007149C8" w:rsidP="007149C8">
      <w:pPr>
        <w:pStyle w:val="ListParagraph"/>
        <w:jc w:val="both"/>
        <w:rPr>
          <w:ins w:id="335" w:author="Arun Rai" w:date="2026-09-24T14:44:00Z" w16du:dateUtc="2026-09-24T08:59:00Z"/>
          <w:rFonts w:ascii="Times New Roman" w:hAnsi="Times New Roman" w:cs="Times New Roman"/>
        </w:rPr>
      </w:pPr>
    </w:p>
    <w:p w14:paraId="2AFA1D38" w14:textId="77777777" w:rsidR="007149C8" w:rsidRPr="00355BFB" w:rsidRDefault="007149C8" w:rsidP="007149C8">
      <w:pPr>
        <w:pStyle w:val="ListParagraph"/>
        <w:jc w:val="both"/>
        <w:rPr>
          <w:ins w:id="336" w:author="Arun Rai" w:date="2026-09-24T14:44:00Z" w16du:dateUtc="2026-09-24T08:59:00Z"/>
          <w:rFonts w:ascii="Times New Roman" w:hAnsi="Times New Roman" w:cs="Times New Roman"/>
        </w:rPr>
      </w:pPr>
    </w:p>
    <w:p w14:paraId="324CB600" w14:textId="77777777" w:rsidR="007149C8" w:rsidRPr="00355BFB" w:rsidRDefault="007149C8" w:rsidP="007149C8">
      <w:pPr>
        <w:pStyle w:val="ListParagraph"/>
        <w:jc w:val="both"/>
        <w:rPr>
          <w:ins w:id="337" w:author="Arun Rai" w:date="2026-09-24T14:44:00Z" w16du:dateUtc="2026-09-24T08:59:00Z"/>
          <w:rFonts w:ascii="Times New Roman" w:hAnsi="Times New Roman" w:cs="Times New Roman"/>
        </w:rPr>
      </w:pPr>
    </w:p>
    <w:p w14:paraId="119445C1" w14:textId="77777777" w:rsidR="007149C8" w:rsidRPr="00355BFB" w:rsidRDefault="007149C8" w:rsidP="007149C8">
      <w:pPr>
        <w:pStyle w:val="ListParagraph"/>
        <w:jc w:val="both"/>
        <w:rPr>
          <w:ins w:id="338" w:author="Arun Rai" w:date="2026-09-24T14:44:00Z" w16du:dateUtc="2026-09-24T08:59:00Z"/>
          <w:rFonts w:ascii="Times New Roman" w:hAnsi="Times New Roman" w:cs="Times New Roman"/>
        </w:rPr>
      </w:pPr>
    </w:p>
    <w:p w14:paraId="65A4C91F" w14:textId="77777777" w:rsidR="007149C8" w:rsidRPr="00355BFB" w:rsidRDefault="007149C8" w:rsidP="007149C8">
      <w:pPr>
        <w:pStyle w:val="ListParagraph"/>
        <w:jc w:val="both"/>
        <w:rPr>
          <w:ins w:id="339" w:author="Arun Rai" w:date="2026-09-24T14:44:00Z" w16du:dateUtc="2026-09-24T08:59:00Z"/>
          <w:rFonts w:ascii="Times New Roman" w:hAnsi="Times New Roman" w:cs="Times New Roman"/>
        </w:rPr>
      </w:pPr>
    </w:p>
    <w:p w14:paraId="6F01FD88" w14:textId="77777777" w:rsidR="007149C8" w:rsidRPr="00355BFB" w:rsidRDefault="007149C8" w:rsidP="007149C8">
      <w:pPr>
        <w:pStyle w:val="ListParagraph"/>
        <w:jc w:val="both"/>
        <w:rPr>
          <w:ins w:id="340" w:author="Arun Rai" w:date="2026-09-24T14:44:00Z" w16du:dateUtc="2026-09-24T08:59:00Z"/>
          <w:rFonts w:ascii="Times New Roman" w:hAnsi="Times New Roman" w:cs="Times New Roman"/>
        </w:rPr>
      </w:pPr>
    </w:p>
    <w:p w14:paraId="7D3DC7E6" w14:textId="77777777" w:rsidR="007149C8" w:rsidRPr="00355BFB" w:rsidRDefault="007149C8" w:rsidP="007149C8">
      <w:pPr>
        <w:pStyle w:val="ListParagraph"/>
        <w:jc w:val="both"/>
        <w:rPr>
          <w:ins w:id="341" w:author="Arun Rai" w:date="2026-09-24T14:44:00Z" w16du:dateUtc="2026-09-24T08:59:00Z"/>
          <w:rFonts w:ascii="Times New Roman" w:hAnsi="Times New Roman" w:cs="Times New Roman"/>
        </w:rPr>
      </w:pPr>
    </w:p>
    <w:p w14:paraId="46D8F236" w14:textId="77777777" w:rsidR="007149C8" w:rsidRPr="004428EA" w:rsidRDefault="007149C8" w:rsidP="004428EA">
      <w:pPr>
        <w:jc w:val="both"/>
        <w:rPr>
          <w:ins w:id="342" w:author="Arun Rai" w:date="2026-09-24T14:44:00Z" w16du:dateUtc="2026-09-24T08:59:00Z"/>
          <w:rFonts w:ascii="Times New Roman" w:hAnsi="Times New Roman" w:cs="Times New Roman"/>
          <w:rPrChange w:id="343" w:author="Arun Rai" w:date="2026-09-24T14:51:00Z" w16du:dateUtc="2026-09-24T09:06:00Z">
            <w:rPr>
              <w:ins w:id="344" w:author="Arun Rai" w:date="2026-09-24T14:44:00Z" w16du:dateUtc="2026-09-24T08:59:00Z"/>
            </w:rPr>
          </w:rPrChange>
        </w:rPr>
        <w:pPrChange w:id="345" w:author="Arun Rai" w:date="2026-09-24T14:51:00Z" w16du:dateUtc="2026-09-24T09:06:00Z">
          <w:pPr>
            <w:pStyle w:val="ListParagraph"/>
            <w:jc w:val="both"/>
          </w:pPr>
        </w:pPrChange>
      </w:pPr>
    </w:p>
    <w:p w14:paraId="4FD604F5" w14:textId="06BDFE3C" w:rsidR="007149C8" w:rsidRPr="00355BFB" w:rsidRDefault="007149C8" w:rsidP="00D26D73">
      <w:pPr>
        <w:pStyle w:val="Heading1"/>
        <w:numPr>
          <w:ilvl w:val="0"/>
          <w:numId w:val="2"/>
        </w:numPr>
        <w:rPr>
          <w:ins w:id="346" w:author="Arun Rai" w:date="2026-09-24T14:50:00Z" w16du:dateUtc="2026-09-24T09:05:00Z"/>
          <w:rFonts w:ascii="Times New Roman" w:hAnsi="Times New Roman" w:cs="Times New Roman"/>
          <w:rPrChange w:id="347" w:author="Arun Rai" w:date="2026-09-24T14:51:00Z" w16du:dateUtc="2026-09-24T09:06:00Z">
            <w:rPr>
              <w:ins w:id="348" w:author="Arun Rai" w:date="2026-09-24T14:50:00Z" w16du:dateUtc="2026-09-24T09:05:00Z"/>
            </w:rPr>
          </w:rPrChange>
        </w:rPr>
      </w:pPr>
      <w:bookmarkStart w:id="349" w:name="_Toc241153975"/>
      <w:ins w:id="350" w:author="Arun Rai" w:date="2026-09-24T14:44:00Z" w16du:dateUtc="2026-09-24T08:59:00Z">
        <w:r w:rsidRPr="00355BFB">
          <w:rPr>
            <w:rFonts w:ascii="Times New Roman" w:hAnsi="Times New Roman" w:cs="Times New Roman"/>
            <w:rPrChange w:id="351" w:author="Arun Rai" w:date="2026-09-24T14:51:00Z" w16du:dateUtc="2026-09-24T09:06:00Z">
              <w:rPr/>
            </w:rPrChange>
          </w:rPr>
          <w:t>Issues and Problem Handling Rev</w:t>
        </w:r>
      </w:ins>
      <w:ins w:id="352" w:author="Arun Rai" w:date="2026-09-24T14:45:00Z" w16du:dateUtc="2026-09-24T09:00:00Z">
        <w:r w:rsidRPr="00355BFB">
          <w:rPr>
            <w:rFonts w:ascii="Times New Roman" w:hAnsi="Times New Roman" w:cs="Times New Roman"/>
            <w:rPrChange w:id="353" w:author="Arun Rai" w:date="2026-09-24T14:51:00Z" w16du:dateUtc="2026-09-24T09:06:00Z">
              <w:rPr/>
            </w:rPrChange>
          </w:rPr>
          <w:t>iew</w:t>
        </w:r>
      </w:ins>
      <w:bookmarkEnd w:id="349"/>
    </w:p>
    <w:p w14:paraId="73252A2E" w14:textId="77777777" w:rsidR="00F46595" w:rsidRPr="00355BFB" w:rsidRDefault="00F46595" w:rsidP="00F46595">
      <w:pPr>
        <w:rPr>
          <w:ins w:id="354" w:author="Arun Rai" w:date="2026-09-24T14:50:00Z" w16du:dateUtc="2026-09-24T09:05:00Z"/>
          <w:rFonts w:ascii="Times New Roman" w:hAnsi="Times New Roman" w:cs="Times New Roman"/>
          <w:rPrChange w:id="355" w:author="Arun Rai" w:date="2026-09-24T14:51:00Z" w16du:dateUtc="2026-09-24T09:06:00Z">
            <w:rPr>
              <w:ins w:id="356" w:author="Arun Rai" w:date="2026-09-24T14:50:00Z" w16du:dateUtc="2026-09-24T09:05:00Z"/>
            </w:rPr>
          </w:rPrChange>
        </w:rPr>
      </w:pPr>
    </w:p>
    <w:p w14:paraId="1246F818" w14:textId="77777777" w:rsidR="00F46595" w:rsidRPr="00355BFB" w:rsidRDefault="00F46595" w:rsidP="00F46595">
      <w:pPr>
        <w:rPr>
          <w:ins w:id="357" w:author="Arun Rai" w:date="2026-09-24T14:50:00Z" w16du:dateUtc="2026-09-24T09:05:00Z"/>
          <w:rFonts w:ascii="Times New Roman" w:hAnsi="Times New Roman" w:cs="Times New Roman"/>
          <w:rPrChange w:id="358" w:author="Arun Rai" w:date="2026-09-24T14:51:00Z" w16du:dateUtc="2026-09-24T09:06:00Z">
            <w:rPr>
              <w:ins w:id="359" w:author="Arun Rai" w:date="2026-09-24T14:50:00Z" w16du:dateUtc="2026-09-24T09:05:00Z"/>
            </w:rPr>
          </w:rPrChange>
        </w:rPr>
      </w:pPr>
    </w:p>
    <w:p w14:paraId="4A66C8DE" w14:textId="77777777" w:rsidR="00F46595" w:rsidRPr="00355BFB" w:rsidRDefault="00F46595" w:rsidP="00F46595">
      <w:pPr>
        <w:rPr>
          <w:ins w:id="360" w:author="Arun Rai" w:date="2026-09-24T14:50:00Z" w16du:dateUtc="2026-09-24T09:05:00Z"/>
          <w:rFonts w:ascii="Times New Roman" w:hAnsi="Times New Roman" w:cs="Times New Roman"/>
          <w:rPrChange w:id="361" w:author="Arun Rai" w:date="2026-09-24T14:51:00Z" w16du:dateUtc="2026-09-24T09:06:00Z">
            <w:rPr>
              <w:ins w:id="362" w:author="Arun Rai" w:date="2026-09-24T14:50:00Z" w16du:dateUtc="2026-09-24T09:05:00Z"/>
            </w:rPr>
          </w:rPrChange>
        </w:rPr>
      </w:pPr>
    </w:p>
    <w:p w14:paraId="0375B6F2" w14:textId="77777777" w:rsidR="00F46595" w:rsidRPr="00355BFB" w:rsidRDefault="00F46595" w:rsidP="00F46595">
      <w:pPr>
        <w:rPr>
          <w:ins w:id="363" w:author="Arun Rai" w:date="2026-09-24T14:50:00Z" w16du:dateUtc="2026-09-24T09:05:00Z"/>
          <w:rFonts w:ascii="Times New Roman" w:hAnsi="Times New Roman" w:cs="Times New Roman"/>
          <w:rPrChange w:id="364" w:author="Arun Rai" w:date="2026-09-24T14:51:00Z" w16du:dateUtc="2026-09-24T09:06:00Z">
            <w:rPr>
              <w:ins w:id="365" w:author="Arun Rai" w:date="2026-09-24T14:50:00Z" w16du:dateUtc="2026-09-24T09:05:00Z"/>
            </w:rPr>
          </w:rPrChange>
        </w:rPr>
      </w:pPr>
    </w:p>
    <w:p w14:paraId="285F5A41" w14:textId="77777777" w:rsidR="00F46595" w:rsidRPr="00355BFB" w:rsidRDefault="00F46595" w:rsidP="00F46595">
      <w:pPr>
        <w:rPr>
          <w:ins w:id="366" w:author="Arun Rai" w:date="2026-09-24T14:50:00Z" w16du:dateUtc="2026-09-24T09:05:00Z"/>
          <w:rFonts w:ascii="Times New Roman" w:hAnsi="Times New Roman" w:cs="Times New Roman"/>
          <w:rPrChange w:id="367" w:author="Arun Rai" w:date="2026-09-24T14:51:00Z" w16du:dateUtc="2026-09-24T09:06:00Z">
            <w:rPr>
              <w:ins w:id="368" w:author="Arun Rai" w:date="2026-09-24T14:50:00Z" w16du:dateUtc="2026-09-24T09:05:00Z"/>
            </w:rPr>
          </w:rPrChange>
        </w:rPr>
      </w:pPr>
    </w:p>
    <w:p w14:paraId="6C790FA8" w14:textId="77777777" w:rsidR="00F46595" w:rsidRPr="00355BFB" w:rsidRDefault="00F46595" w:rsidP="00F46595">
      <w:pPr>
        <w:rPr>
          <w:ins w:id="369" w:author="Arun Rai" w:date="2026-09-24T14:50:00Z" w16du:dateUtc="2026-09-24T09:05:00Z"/>
          <w:rFonts w:ascii="Times New Roman" w:hAnsi="Times New Roman" w:cs="Times New Roman"/>
          <w:rPrChange w:id="370" w:author="Arun Rai" w:date="2026-09-24T14:51:00Z" w16du:dateUtc="2026-09-24T09:06:00Z">
            <w:rPr>
              <w:ins w:id="371" w:author="Arun Rai" w:date="2026-09-24T14:50:00Z" w16du:dateUtc="2026-09-24T09:05:00Z"/>
            </w:rPr>
          </w:rPrChange>
        </w:rPr>
      </w:pPr>
    </w:p>
    <w:p w14:paraId="5F462998" w14:textId="77777777" w:rsidR="00F46595" w:rsidRPr="00355BFB" w:rsidRDefault="00F46595" w:rsidP="00F46595">
      <w:pPr>
        <w:rPr>
          <w:ins w:id="372" w:author="Arun Rai" w:date="2026-09-24T14:50:00Z" w16du:dateUtc="2026-09-24T09:05:00Z"/>
          <w:rFonts w:ascii="Times New Roman" w:hAnsi="Times New Roman" w:cs="Times New Roman"/>
          <w:rPrChange w:id="373" w:author="Arun Rai" w:date="2026-09-24T14:51:00Z" w16du:dateUtc="2026-09-24T09:06:00Z">
            <w:rPr>
              <w:ins w:id="374" w:author="Arun Rai" w:date="2026-09-24T14:50:00Z" w16du:dateUtc="2026-09-24T09:05:00Z"/>
            </w:rPr>
          </w:rPrChange>
        </w:rPr>
      </w:pPr>
    </w:p>
    <w:p w14:paraId="3711A8CE" w14:textId="77777777" w:rsidR="00F46595" w:rsidRPr="00355BFB" w:rsidRDefault="00F46595" w:rsidP="00F46595">
      <w:pPr>
        <w:rPr>
          <w:ins w:id="375" w:author="Arun Rai" w:date="2026-09-24T14:50:00Z" w16du:dateUtc="2026-09-24T09:05:00Z"/>
          <w:rFonts w:ascii="Times New Roman" w:hAnsi="Times New Roman" w:cs="Times New Roman"/>
          <w:rPrChange w:id="376" w:author="Arun Rai" w:date="2026-09-24T14:51:00Z" w16du:dateUtc="2026-09-24T09:06:00Z">
            <w:rPr>
              <w:ins w:id="377" w:author="Arun Rai" w:date="2026-09-24T14:50:00Z" w16du:dateUtc="2026-09-24T09:05:00Z"/>
            </w:rPr>
          </w:rPrChange>
        </w:rPr>
      </w:pPr>
    </w:p>
    <w:p w14:paraId="134F14C4" w14:textId="77777777" w:rsidR="00F46595" w:rsidRPr="00355BFB" w:rsidRDefault="00F46595" w:rsidP="00F46595">
      <w:pPr>
        <w:rPr>
          <w:ins w:id="378" w:author="Arun Rai" w:date="2026-09-24T14:50:00Z" w16du:dateUtc="2026-09-24T09:05:00Z"/>
          <w:rFonts w:ascii="Times New Roman" w:hAnsi="Times New Roman" w:cs="Times New Roman"/>
          <w:rPrChange w:id="379" w:author="Arun Rai" w:date="2026-09-24T14:51:00Z" w16du:dateUtc="2026-09-24T09:06:00Z">
            <w:rPr>
              <w:ins w:id="380" w:author="Arun Rai" w:date="2026-09-24T14:50:00Z" w16du:dateUtc="2026-09-24T09:05:00Z"/>
            </w:rPr>
          </w:rPrChange>
        </w:rPr>
      </w:pPr>
    </w:p>
    <w:p w14:paraId="7DB34BDE" w14:textId="77777777" w:rsidR="00F46595" w:rsidRPr="00355BFB" w:rsidRDefault="00F46595" w:rsidP="00F46595">
      <w:pPr>
        <w:rPr>
          <w:ins w:id="381" w:author="Arun Rai" w:date="2026-09-24T14:50:00Z" w16du:dateUtc="2026-09-24T09:05:00Z"/>
          <w:rFonts w:ascii="Times New Roman" w:hAnsi="Times New Roman" w:cs="Times New Roman"/>
          <w:rPrChange w:id="382" w:author="Arun Rai" w:date="2026-09-24T14:51:00Z" w16du:dateUtc="2026-09-24T09:06:00Z">
            <w:rPr>
              <w:ins w:id="383" w:author="Arun Rai" w:date="2026-09-24T14:50:00Z" w16du:dateUtc="2026-09-24T09:05:00Z"/>
            </w:rPr>
          </w:rPrChange>
        </w:rPr>
      </w:pPr>
    </w:p>
    <w:p w14:paraId="23A2A57E" w14:textId="77777777" w:rsidR="00F46595" w:rsidRPr="00355BFB" w:rsidRDefault="00F46595" w:rsidP="00F46595">
      <w:pPr>
        <w:rPr>
          <w:ins w:id="384" w:author="Arun Rai" w:date="2026-09-24T14:50:00Z" w16du:dateUtc="2026-09-24T09:05:00Z"/>
          <w:rFonts w:ascii="Times New Roman" w:hAnsi="Times New Roman" w:cs="Times New Roman"/>
          <w:rPrChange w:id="385" w:author="Arun Rai" w:date="2026-09-24T14:51:00Z" w16du:dateUtc="2026-09-24T09:06:00Z">
            <w:rPr>
              <w:ins w:id="386" w:author="Arun Rai" w:date="2026-09-24T14:50:00Z" w16du:dateUtc="2026-09-24T09:05:00Z"/>
            </w:rPr>
          </w:rPrChange>
        </w:rPr>
      </w:pPr>
    </w:p>
    <w:p w14:paraId="5048EA60" w14:textId="77777777" w:rsidR="00F46595" w:rsidRPr="00355BFB" w:rsidRDefault="00F46595" w:rsidP="00F46595">
      <w:pPr>
        <w:rPr>
          <w:ins w:id="387" w:author="Arun Rai" w:date="2026-09-24T14:50:00Z" w16du:dateUtc="2026-09-24T09:05:00Z"/>
          <w:rFonts w:ascii="Times New Roman" w:hAnsi="Times New Roman" w:cs="Times New Roman"/>
          <w:rPrChange w:id="388" w:author="Arun Rai" w:date="2026-09-24T14:51:00Z" w16du:dateUtc="2026-09-24T09:06:00Z">
            <w:rPr>
              <w:ins w:id="389" w:author="Arun Rai" w:date="2026-09-24T14:50:00Z" w16du:dateUtc="2026-09-24T09:05:00Z"/>
            </w:rPr>
          </w:rPrChange>
        </w:rPr>
      </w:pPr>
    </w:p>
    <w:p w14:paraId="0C611326" w14:textId="77777777" w:rsidR="00F46595" w:rsidRPr="00355BFB" w:rsidRDefault="00F46595" w:rsidP="00F46595">
      <w:pPr>
        <w:rPr>
          <w:ins w:id="390" w:author="Arun Rai" w:date="2026-09-24T14:50:00Z" w16du:dateUtc="2026-09-24T09:05:00Z"/>
          <w:rFonts w:ascii="Times New Roman" w:hAnsi="Times New Roman" w:cs="Times New Roman"/>
          <w:rPrChange w:id="391" w:author="Arun Rai" w:date="2026-09-24T14:51:00Z" w16du:dateUtc="2026-09-24T09:06:00Z">
            <w:rPr>
              <w:ins w:id="392" w:author="Arun Rai" w:date="2026-09-24T14:50:00Z" w16du:dateUtc="2026-09-24T09:05:00Z"/>
            </w:rPr>
          </w:rPrChange>
        </w:rPr>
      </w:pPr>
    </w:p>
    <w:p w14:paraId="3F6470E7" w14:textId="77777777" w:rsidR="00F46595" w:rsidRPr="00355BFB" w:rsidRDefault="00F46595" w:rsidP="00F46595">
      <w:pPr>
        <w:rPr>
          <w:ins w:id="393" w:author="Arun Rai" w:date="2026-09-24T14:50:00Z" w16du:dateUtc="2026-09-24T09:05:00Z"/>
          <w:rFonts w:ascii="Times New Roman" w:hAnsi="Times New Roman" w:cs="Times New Roman"/>
          <w:rPrChange w:id="394" w:author="Arun Rai" w:date="2026-09-24T14:51:00Z" w16du:dateUtc="2026-09-24T09:06:00Z">
            <w:rPr>
              <w:ins w:id="395" w:author="Arun Rai" w:date="2026-09-24T14:50:00Z" w16du:dateUtc="2026-09-24T09:05:00Z"/>
            </w:rPr>
          </w:rPrChange>
        </w:rPr>
      </w:pPr>
    </w:p>
    <w:p w14:paraId="03D24B4A" w14:textId="77777777" w:rsidR="00F46595" w:rsidRPr="00355BFB" w:rsidRDefault="00F46595" w:rsidP="00F46595">
      <w:pPr>
        <w:rPr>
          <w:ins w:id="396" w:author="Arun Rai" w:date="2026-09-24T14:50:00Z" w16du:dateUtc="2026-09-24T09:05:00Z"/>
          <w:rFonts w:ascii="Times New Roman" w:hAnsi="Times New Roman" w:cs="Times New Roman"/>
          <w:rPrChange w:id="397" w:author="Arun Rai" w:date="2026-09-24T14:51:00Z" w16du:dateUtc="2026-09-24T09:06:00Z">
            <w:rPr>
              <w:ins w:id="398" w:author="Arun Rai" w:date="2026-09-24T14:50:00Z" w16du:dateUtc="2026-09-24T09:05:00Z"/>
            </w:rPr>
          </w:rPrChange>
        </w:rPr>
      </w:pPr>
    </w:p>
    <w:p w14:paraId="0E3FD7C9" w14:textId="77777777" w:rsidR="00F46595" w:rsidRPr="00355BFB" w:rsidRDefault="00F46595" w:rsidP="00F46595">
      <w:pPr>
        <w:rPr>
          <w:ins w:id="399" w:author="Arun Rai" w:date="2026-09-24T14:50:00Z" w16du:dateUtc="2026-09-24T09:05:00Z"/>
          <w:rFonts w:ascii="Times New Roman" w:hAnsi="Times New Roman" w:cs="Times New Roman"/>
          <w:rPrChange w:id="400" w:author="Arun Rai" w:date="2026-09-24T14:51:00Z" w16du:dateUtc="2026-09-24T09:06:00Z">
            <w:rPr>
              <w:ins w:id="401" w:author="Arun Rai" w:date="2026-09-24T14:50:00Z" w16du:dateUtc="2026-09-24T09:05:00Z"/>
            </w:rPr>
          </w:rPrChange>
        </w:rPr>
      </w:pPr>
    </w:p>
    <w:p w14:paraId="125E3429" w14:textId="77777777" w:rsidR="00F46595" w:rsidRPr="00355BFB" w:rsidRDefault="00F46595" w:rsidP="00F46595">
      <w:pPr>
        <w:rPr>
          <w:ins w:id="402" w:author="Arun Rai" w:date="2026-09-24T14:50:00Z" w16du:dateUtc="2026-09-24T09:05:00Z"/>
          <w:rFonts w:ascii="Times New Roman" w:hAnsi="Times New Roman" w:cs="Times New Roman"/>
          <w:rPrChange w:id="403" w:author="Arun Rai" w:date="2026-09-24T14:51:00Z" w16du:dateUtc="2026-09-24T09:06:00Z">
            <w:rPr>
              <w:ins w:id="404" w:author="Arun Rai" w:date="2026-09-24T14:50:00Z" w16du:dateUtc="2026-09-24T09:05:00Z"/>
            </w:rPr>
          </w:rPrChange>
        </w:rPr>
      </w:pPr>
    </w:p>
    <w:p w14:paraId="0E71167B" w14:textId="77777777" w:rsidR="00F46595" w:rsidRPr="00355BFB" w:rsidRDefault="00F46595" w:rsidP="00F46595">
      <w:pPr>
        <w:rPr>
          <w:ins w:id="405" w:author="Arun Rai" w:date="2026-09-24T14:50:00Z" w16du:dateUtc="2026-09-24T09:05:00Z"/>
          <w:rFonts w:ascii="Times New Roman" w:hAnsi="Times New Roman" w:cs="Times New Roman"/>
          <w:rPrChange w:id="406" w:author="Arun Rai" w:date="2026-09-24T14:51:00Z" w16du:dateUtc="2026-09-24T09:06:00Z">
            <w:rPr>
              <w:ins w:id="407" w:author="Arun Rai" w:date="2026-09-24T14:50:00Z" w16du:dateUtc="2026-09-24T09:05:00Z"/>
            </w:rPr>
          </w:rPrChange>
        </w:rPr>
      </w:pPr>
    </w:p>
    <w:p w14:paraId="51F8CC8A" w14:textId="77777777" w:rsidR="00F46595" w:rsidRPr="00355BFB" w:rsidRDefault="00F46595" w:rsidP="00F46595">
      <w:pPr>
        <w:rPr>
          <w:ins w:id="408" w:author="Arun Rai" w:date="2026-09-24T14:50:00Z" w16du:dateUtc="2026-09-24T09:05:00Z"/>
          <w:rFonts w:ascii="Times New Roman" w:hAnsi="Times New Roman" w:cs="Times New Roman"/>
          <w:rPrChange w:id="409" w:author="Arun Rai" w:date="2026-09-24T14:51:00Z" w16du:dateUtc="2026-09-24T09:06:00Z">
            <w:rPr>
              <w:ins w:id="410" w:author="Arun Rai" w:date="2026-09-24T14:50:00Z" w16du:dateUtc="2026-09-24T09:05:00Z"/>
            </w:rPr>
          </w:rPrChange>
        </w:rPr>
      </w:pPr>
    </w:p>
    <w:p w14:paraId="11F63342" w14:textId="77777777" w:rsidR="00F46595" w:rsidRDefault="00F46595" w:rsidP="00F46595">
      <w:pPr>
        <w:rPr>
          <w:ins w:id="411" w:author="Arun Rai" w:date="2026-09-24T14:51:00Z" w16du:dateUtc="2026-09-24T09:06:00Z"/>
          <w:rFonts w:ascii="Times New Roman" w:hAnsi="Times New Roman" w:cs="Times New Roman"/>
        </w:rPr>
      </w:pPr>
    </w:p>
    <w:p w14:paraId="42733168" w14:textId="77777777" w:rsidR="008546EA" w:rsidRPr="00355BFB" w:rsidRDefault="008546EA" w:rsidP="00F46595">
      <w:pPr>
        <w:rPr>
          <w:ins w:id="412" w:author="Arun Rai" w:date="2026-09-24T14:45:00Z" w16du:dateUtc="2026-09-24T09:00:00Z"/>
          <w:rFonts w:ascii="Times New Roman" w:hAnsi="Times New Roman" w:cs="Times New Roman"/>
          <w:rPrChange w:id="413" w:author="Arun Rai" w:date="2026-09-24T14:51:00Z" w16du:dateUtc="2026-09-24T09:06:00Z">
            <w:rPr>
              <w:ins w:id="414" w:author="Arun Rai" w:date="2026-09-24T14:45:00Z" w16du:dateUtc="2026-09-24T09:00:00Z"/>
            </w:rPr>
          </w:rPrChange>
        </w:rPr>
        <w:pPrChange w:id="415" w:author="Arun Rai" w:date="2026-09-24T14:50:00Z" w16du:dateUtc="2026-09-24T09:05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</w:p>
    <w:p w14:paraId="7DF5D4E5" w14:textId="0C58439D" w:rsidR="007149C8" w:rsidRPr="00355BFB" w:rsidRDefault="007149C8" w:rsidP="0011601F">
      <w:pPr>
        <w:pStyle w:val="Heading1"/>
        <w:numPr>
          <w:ilvl w:val="0"/>
          <w:numId w:val="2"/>
        </w:numPr>
        <w:rPr>
          <w:ins w:id="416" w:author="Arun Rai" w:date="2026-09-24T14:50:00Z" w16du:dateUtc="2026-09-24T09:05:00Z"/>
          <w:rFonts w:ascii="Times New Roman" w:hAnsi="Times New Roman" w:cs="Times New Roman"/>
          <w:rPrChange w:id="417" w:author="Arun Rai" w:date="2026-09-24T14:51:00Z" w16du:dateUtc="2026-09-24T09:06:00Z">
            <w:rPr>
              <w:ins w:id="418" w:author="Arun Rai" w:date="2026-09-24T14:50:00Z" w16du:dateUtc="2026-09-24T09:05:00Z"/>
            </w:rPr>
          </w:rPrChange>
        </w:rPr>
      </w:pPr>
      <w:bookmarkStart w:id="419" w:name="_Toc241153976"/>
      <w:ins w:id="420" w:author="Arun Rai" w:date="2026-09-24T14:45:00Z" w16du:dateUtc="2026-09-24T09:00:00Z">
        <w:r w:rsidRPr="00355BFB">
          <w:rPr>
            <w:rFonts w:ascii="Times New Roman" w:hAnsi="Times New Roman" w:cs="Times New Roman"/>
            <w:rPrChange w:id="421" w:author="Arun Rai" w:date="2026-09-24T14:51:00Z" w16du:dateUtc="2026-09-24T09:06:00Z">
              <w:rPr/>
            </w:rPrChange>
          </w:rPr>
          <w:t>Reflection on Communication Management</w:t>
        </w:r>
      </w:ins>
      <w:bookmarkEnd w:id="419"/>
    </w:p>
    <w:p w14:paraId="7BB8B35E" w14:textId="77777777" w:rsidR="007115B8" w:rsidRPr="00355BFB" w:rsidRDefault="007115B8" w:rsidP="007115B8">
      <w:pPr>
        <w:rPr>
          <w:ins w:id="422" w:author="Arun Rai" w:date="2026-09-24T14:50:00Z" w16du:dateUtc="2026-09-24T09:05:00Z"/>
          <w:rFonts w:ascii="Times New Roman" w:hAnsi="Times New Roman" w:cs="Times New Roman"/>
          <w:rPrChange w:id="423" w:author="Arun Rai" w:date="2026-09-24T14:51:00Z" w16du:dateUtc="2026-09-24T09:06:00Z">
            <w:rPr>
              <w:ins w:id="424" w:author="Arun Rai" w:date="2026-09-24T14:50:00Z" w16du:dateUtc="2026-09-24T09:05:00Z"/>
            </w:rPr>
          </w:rPrChange>
        </w:rPr>
      </w:pPr>
    </w:p>
    <w:p w14:paraId="0591E0C2" w14:textId="77777777" w:rsidR="007115B8" w:rsidRPr="00355BFB" w:rsidRDefault="007115B8" w:rsidP="007115B8">
      <w:pPr>
        <w:rPr>
          <w:ins w:id="425" w:author="Arun Rai" w:date="2026-09-24T14:50:00Z" w16du:dateUtc="2026-09-24T09:05:00Z"/>
          <w:rFonts w:ascii="Times New Roman" w:hAnsi="Times New Roman" w:cs="Times New Roman"/>
          <w:rPrChange w:id="426" w:author="Arun Rai" w:date="2026-09-24T14:51:00Z" w16du:dateUtc="2026-09-24T09:06:00Z">
            <w:rPr>
              <w:ins w:id="427" w:author="Arun Rai" w:date="2026-09-24T14:50:00Z" w16du:dateUtc="2026-09-24T09:05:00Z"/>
            </w:rPr>
          </w:rPrChange>
        </w:rPr>
      </w:pPr>
    </w:p>
    <w:p w14:paraId="5DFAD985" w14:textId="77777777" w:rsidR="007115B8" w:rsidRPr="00355BFB" w:rsidRDefault="007115B8" w:rsidP="007115B8">
      <w:pPr>
        <w:rPr>
          <w:ins w:id="428" w:author="Arun Rai" w:date="2026-09-24T14:50:00Z" w16du:dateUtc="2026-09-24T09:05:00Z"/>
          <w:rFonts w:ascii="Times New Roman" w:hAnsi="Times New Roman" w:cs="Times New Roman"/>
          <w:rPrChange w:id="429" w:author="Arun Rai" w:date="2026-09-24T14:51:00Z" w16du:dateUtc="2026-09-24T09:06:00Z">
            <w:rPr>
              <w:ins w:id="430" w:author="Arun Rai" w:date="2026-09-24T14:50:00Z" w16du:dateUtc="2026-09-24T09:05:00Z"/>
            </w:rPr>
          </w:rPrChange>
        </w:rPr>
      </w:pPr>
    </w:p>
    <w:p w14:paraId="37A98FA2" w14:textId="77777777" w:rsidR="007115B8" w:rsidRPr="00355BFB" w:rsidRDefault="007115B8" w:rsidP="007115B8">
      <w:pPr>
        <w:rPr>
          <w:ins w:id="431" w:author="Arun Rai" w:date="2026-09-24T14:50:00Z" w16du:dateUtc="2026-09-24T09:05:00Z"/>
          <w:rFonts w:ascii="Times New Roman" w:hAnsi="Times New Roman" w:cs="Times New Roman"/>
          <w:rPrChange w:id="432" w:author="Arun Rai" w:date="2026-09-24T14:51:00Z" w16du:dateUtc="2026-09-24T09:06:00Z">
            <w:rPr>
              <w:ins w:id="433" w:author="Arun Rai" w:date="2026-09-24T14:50:00Z" w16du:dateUtc="2026-09-24T09:05:00Z"/>
            </w:rPr>
          </w:rPrChange>
        </w:rPr>
      </w:pPr>
    </w:p>
    <w:p w14:paraId="0E51BC64" w14:textId="77777777" w:rsidR="007115B8" w:rsidRPr="00355BFB" w:rsidRDefault="007115B8" w:rsidP="007115B8">
      <w:pPr>
        <w:rPr>
          <w:ins w:id="434" w:author="Arun Rai" w:date="2026-09-24T14:50:00Z" w16du:dateUtc="2026-09-24T09:05:00Z"/>
          <w:rFonts w:ascii="Times New Roman" w:hAnsi="Times New Roman" w:cs="Times New Roman"/>
          <w:rPrChange w:id="435" w:author="Arun Rai" w:date="2026-09-24T14:51:00Z" w16du:dateUtc="2026-09-24T09:06:00Z">
            <w:rPr>
              <w:ins w:id="436" w:author="Arun Rai" w:date="2026-09-24T14:50:00Z" w16du:dateUtc="2026-09-24T09:05:00Z"/>
            </w:rPr>
          </w:rPrChange>
        </w:rPr>
      </w:pPr>
    </w:p>
    <w:p w14:paraId="6946E9DA" w14:textId="77777777" w:rsidR="007115B8" w:rsidRPr="00355BFB" w:rsidRDefault="007115B8" w:rsidP="007115B8">
      <w:pPr>
        <w:rPr>
          <w:ins w:id="437" w:author="Arun Rai" w:date="2026-09-24T14:50:00Z" w16du:dateUtc="2026-09-24T09:05:00Z"/>
          <w:rFonts w:ascii="Times New Roman" w:hAnsi="Times New Roman" w:cs="Times New Roman"/>
          <w:rPrChange w:id="438" w:author="Arun Rai" w:date="2026-09-24T14:51:00Z" w16du:dateUtc="2026-09-24T09:06:00Z">
            <w:rPr>
              <w:ins w:id="439" w:author="Arun Rai" w:date="2026-09-24T14:50:00Z" w16du:dateUtc="2026-09-24T09:05:00Z"/>
            </w:rPr>
          </w:rPrChange>
        </w:rPr>
      </w:pPr>
    </w:p>
    <w:p w14:paraId="517DA726" w14:textId="77777777" w:rsidR="007115B8" w:rsidRPr="00355BFB" w:rsidRDefault="007115B8" w:rsidP="007115B8">
      <w:pPr>
        <w:rPr>
          <w:ins w:id="440" w:author="Arun Rai" w:date="2026-09-24T14:50:00Z" w16du:dateUtc="2026-09-24T09:05:00Z"/>
          <w:rFonts w:ascii="Times New Roman" w:hAnsi="Times New Roman" w:cs="Times New Roman"/>
          <w:rPrChange w:id="441" w:author="Arun Rai" w:date="2026-09-24T14:51:00Z" w16du:dateUtc="2026-09-24T09:06:00Z">
            <w:rPr>
              <w:ins w:id="442" w:author="Arun Rai" w:date="2026-09-24T14:50:00Z" w16du:dateUtc="2026-09-24T09:05:00Z"/>
            </w:rPr>
          </w:rPrChange>
        </w:rPr>
      </w:pPr>
    </w:p>
    <w:p w14:paraId="08C4D431" w14:textId="77777777" w:rsidR="007115B8" w:rsidRPr="00355BFB" w:rsidRDefault="007115B8" w:rsidP="007115B8">
      <w:pPr>
        <w:rPr>
          <w:ins w:id="443" w:author="Arun Rai" w:date="2026-09-24T14:50:00Z" w16du:dateUtc="2026-09-24T09:05:00Z"/>
          <w:rFonts w:ascii="Times New Roman" w:hAnsi="Times New Roman" w:cs="Times New Roman"/>
          <w:rPrChange w:id="444" w:author="Arun Rai" w:date="2026-09-24T14:51:00Z" w16du:dateUtc="2026-09-24T09:06:00Z">
            <w:rPr>
              <w:ins w:id="445" w:author="Arun Rai" w:date="2026-09-24T14:50:00Z" w16du:dateUtc="2026-09-24T09:05:00Z"/>
            </w:rPr>
          </w:rPrChange>
        </w:rPr>
      </w:pPr>
    </w:p>
    <w:p w14:paraId="4C1DF0CC" w14:textId="77777777" w:rsidR="007115B8" w:rsidRPr="00355BFB" w:rsidRDefault="007115B8" w:rsidP="007115B8">
      <w:pPr>
        <w:rPr>
          <w:ins w:id="446" w:author="Arun Rai" w:date="2026-09-24T14:50:00Z" w16du:dateUtc="2026-09-24T09:05:00Z"/>
          <w:rFonts w:ascii="Times New Roman" w:hAnsi="Times New Roman" w:cs="Times New Roman"/>
          <w:rPrChange w:id="447" w:author="Arun Rai" w:date="2026-09-24T14:51:00Z" w16du:dateUtc="2026-09-24T09:06:00Z">
            <w:rPr>
              <w:ins w:id="448" w:author="Arun Rai" w:date="2026-09-24T14:50:00Z" w16du:dateUtc="2026-09-24T09:05:00Z"/>
            </w:rPr>
          </w:rPrChange>
        </w:rPr>
      </w:pPr>
    </w:p>
    <w:p w14:paraId="5B706C18" w14:textId="77777777" w:rsidR="007115B8" w:rsidRPr="00355BFB" w:rsidRDefault="007115B8" w:rsidP="007115B8">
      <w:pPr>
        <w:rPr>
          <w:ins w:id="449" w:author="Arun Rai" w:date="2026-09-24T14:50:00Z" w16du:dateUtc="2026-09-24T09:05:00Z"/>
          <w:rFonts w:ascii="Times New Roman" w:hAnsi="Times New Roman" w:cs="Times New Roman"/>
          <w:rPrChange w:id="450" w:author="Arun Rai" w:date="2026-09-24T14:51:00Z" w16du:dateUtc="2026-09-24T09:06:00Z">
            <w:rPr>
              <w:ins w:id="451" w:author="Arun Rai" w:date="2026-09-24T14:50:00Z" w16du:dateUtc="2026-09-24T09:05:00Z"/>
            </w:rPr>
          </w:rPrChange>
        </w:rPr>
      </w:pPr>
    </w:p>
    <w:p w14:paraId="3D910740" w14:textId="77777777" w:rsidR="007115B8" w:rsidRPr="00355BFB" w:rsidRDefault="007115B8" w:rsidP="007115B8">
      <w:pPr>
        <w:rPr>
          <w:ins w:id="452" w:author="Arun Rai" w:date="2026-09-24T14:50:00Z" w16du:dateUtc="2026-09-24T09:05:00Z"/>
          <w:rFonts w:ascii="Times New Roman" w:hAnsi="Times New Roman" w:cs="Times New Roman"/>
          <w:rPrChange w:id="453" w:author="Arun Rai" w:date="2026-09-24T14:51:00Z" w16du:dateUtc="2026-09-24T09:06:00Z">
            <w:rPr>
              <w:ins w:id="454" w:author="Arun Rai" w:date="2026-09-24T14:50:00Z" w16du:dateUtc="2026-09-24T09:05:00Z"/>
            </w:rPr>
          </w:rPrChange>
        </w:rPr>
      </w:pPr>
    </w:p>
    <w:p w14:paraId="016FB35E" w14:textId="77777777" w:rsidR="007115B8" w:rsidRPr="00355BFB" w:rsidRDefault="007115B8" w:rsidP="007115B8">
      <w:pPr>
        <w:rPr>
          <w:ins w:id="455" w:author="Arun Rai" w:date="2026-09-24T14:50:00Z" w16du:dateUtc="2026-09-24T09:05:00Z"/>
          <w:rFonts w:ascii="Times New Roman" w:hAnsi="Times New Roman" w:cs="Times New Roman"/>
          <w:rPrChange w:id="456" w:author="Arun Rai" w:date="2026-09-24T14:51:00Z" w16du:dateUtc="2026-09-24T09:06:00Z">
            <w:rPr>
              <w:ins w:id="457" w:author="Arun Rai" w:date="2026-09-24T14:50:00Z" w16du:dateUtc="2026-09-24T09:05:00Z"/>
            </w:rPr>
          </w:rPrChange>
        </w:rPr>
      </w:pPr>
    </w:p>
    <w:p w14:paraId="111CE390" w14:textId="77777777" w:rsidR="007115B8" w:rsidRPr="00355BFB" w:rsidRDefault="007115B8" w:rsidP="007115B8">
      <w:pPr>
        <w:rPr>
          <w:ins w:id="458" w:author="Arun Rai" w:date="2026-09-24T14:50:00Z" w16du:dateUtc="2026-09-24T09:05:00Z"/>
          <w:rFonts w:ascii="Times New Roman" w:hAnsi="Times New Roman" w:cs="Times New Roman"/>
          <w:rPrChange w:id="459" w:author="Arun Rai" w:date="2026-09-24T14:51:00Z" w16du:dateUtc="2026-09-24T09:06:00Z">
            <w:rPr>
              <w:ins w:id="460" w:author="Arun Rai" w:date="2026-09-24T14:50:00Z" w16du:dateUtc="2026-09-24T09:05:00Z"/>
            </w:rPr>
          </w:rPrChange>
        </w:rPr>
      </w:pPr>
    </w:p>
    <w:p w14:paraId="3D15E093" w14:textId="77777777" w:rsidR="007115B8" w:rsidRPr="00355BFB" w:rsidRDefault="007115B8" w:rsidP="007115B8">
      <w:pPr>
        <w:rPr>
          <w:ins w:id="461" w:author="Arun Rai" w:date="2026-09-24T14:50:00Z" w16du:dateUtc="2026-09-24T09:05:00Z"/>
          <w:rFonts w:ascii="Times New Roman" w:hAnsi="Times New Roman" w:cs="Times New Roman"/>
          <w:rPrChange w:id="462" w:author="Arun Rai" w:date="2026-09-24T14:51:00Z" w16du:dateUtc="2026-09-24T09:06:00Z">
            <w:rPr>
              <w:ins w:id="463" w:author="Arun Rai" w:date="2026-09-24T14:50:00Z" w16du:dateUtc="2026-09-24T09:05:00Z"/>
            </w:rPr>
          </w:rPrChange>
        </w:rPr>
      </w:pPr>
    </w:p>
    <w:p w14:paraId="1EC3EDA2" w14:textId="77777777" w:rsidR="007115B8" w:rsidRPr="00355BFB" w:rsidRDefault="007115B8" w:rsidP="007115B8">
      <w:pPr>
        <w:rPr>
          <w:ins w:id="464" w:author="Arun Rai" w:date="2026-09-24T14:50:00Z" w16du:dateUtc="2026-09-24T09:05:00Z"/>
          <w:rFonts w:ascii="Times New Roman" w:hAnsi="Times New Roman" w:cs="Times New Roman"/>
          <w:rPrChange w:id="465" w:author="Arun Rai" w:date="2026-09-24T14:51:00Z" w16du:dateUtc="2026-09-24T09:06:00Z">
            <w:rPr>
              <w:ins w:id="466" w:author="Arun Rai" w:date="2026-09-24T14:50:00Z" w16du:dateUtc="2026-09-24T09:05:00Z"/>
            </w:rPr>
          </w:rPrChange>
        </w:rPr>
      </w:pPr>
    </w:p>
    <w:p w14:paraId="06FD1C13" w14:textId="77777777" w:rsidR="007115B8" w:rsidRPr="00355BFB" w:rsidRDefault="007115B8" w:rsidP="007115B8">
      <w:pPr>
        <w:rPr>
          <w:ins w:id="467" w:author="Arun Rai" w:date="2026-09-24T14:50:00Z" w16du:dateUtc="2026-09-24T09:05:00Z"/>
          <w:rFonts w:ascii="Times New Roman" w:hAnsi="Times New Roman" w:cs="Times New Roman"/>
          <w:rPrChange w:id="468" w:author="Arun Rai" w:date="2026-09-24T14:51:00Z" w16du:dateUtc="2026-09-24T09:06:00Z">
            <w:rPr>
              <w:ins w:id="469" w:author="Arun Rai" w:date="2026-09-24T14:50:00Z" w16du:dateUtc="2026-09-24T09:05:00Z"/>
            </w:rPr>
          </w:rPrChange>
        </w:rPr>
      </w:pPr>
    </w:p>
    <w:p w14:paraId="44936A43" w14:textId="77777777" w:rsidR="007115B8" w:rsidRPr="00355BFB" w:rsidRDefault="007115B8" w:rsidP="007115B8">
      <w:pPr>
        <w:rPr>
          <w:ins w:id="470" w:author="Arun Rai" w:date="2026-09-24T14:51:00Z" w16du:dateUtc="2026-09-24T09:06:00Z"/>
          <w:rFonts w:ascii="Times New Roman" w:hAnsi="Times New Roman" w:cs="Times New Roman"/>
          <w:rPrChange w:id="471" w:author="Arun Rai" w:date="2026-09-24T14:51:00Z" w16du:dateUtc="2026-09-24T09:06:00Z">
            <w:rPr>
              <w:ins w:id="472" w:author="Arun Rai" w:date="2026-09-24T14:51:00Z" w16du:dateUtc="2026-09-24T09:06:00Z"/>
            </w:rPr>
          </w:rPrChange>
        </w:rPr>
      </w:pPr>
    </w:p>
    <w:p w14:paraId="45254E6C" w14:textId="77777777" w:rsidR="007115B8" w:rsidRPr="00355BFB" w:rsidRDefault="007115B8" w:rsidP="007115B8">
      <w:pPr>
        <w:rPr>
          <w:ins w:id="473" w:author="Arun Rai" w:date="2026-09-24T14:51:00Z" w16du:dateUtc="2026-09-24T09:06:00Z"/>
          <w:rFonts w:ascii="Times New Roman" w:hAnsi="Times New Roman" w:cs="Times New Roman"/>
          <w:rPrChange w:id="474" w:author="Arun Rai" w:date="2026-09-24T14:51:00Z" w16du:dateUtc="2026-09-24T09:06:00Z">
            <w:rPr>
              <w:ins w:id="475" w:author="Arun Rai" w:date="2026-09-24T14:51:00Z" w16du:dateUtc="2026-09-24T09:06:00Z"/>
            </w:rPr>
          </w:rPrChange>
        </w:rPr>
      </w:pPr>
    </w:p>
    <w:p w14:paraId="4C72FAD2" w14:textId="77777777" w:rsidR="007115B8" w:rsidRPr="00355BFB" w:rsidRDefault="007115B8" w:rsidP="007115B8">
      <w:pPr>
        <w:rPr>
          <w:ins w:id="476" w:author="Arun Rai" w:date="2026-09-24T14:51:00Z" w16du:dateUtc="2026-09-24T09:06:00Z"/>
          <w:rFonts w:ascii="Times New Roman" w:hAnsi="Times New Roman" w:cs="Times New Roman"/>
          <w:rPrChange w:id="477" w:author="Arun Rai" w:date="2026-09-24T14:51:00Z" w16du:dateUtc="2026-09-24T09:06:00Z">
            <w:rPr>
              <w:ins w:id="478" w:author="Arun Rai" w:date="2026-09-24T14:51:00Z" w16du:dateUtc="2026-09-24T09:06:00Z"/>
            </w:rPr>
          </w:rPrChange>
        </w:rPr>
      </w:pPr>
    </w:p>
    <w:p w14:paraId="7F8E5C5E" w14:textId="77777777" w:rsidR="007115B8" w:rsidRPr="00355BFB" w:rsidRDefault="007115B8" w:rsidP="007115B8">
      <w:pPr>
        <w:rPr>
          <w:ins w:id="479" w:author="Arun Rai" w:date="2026-09-24T14:51:00Z" w16du:dateUtc="2026-09-24T09:06:00Z"/>
          <w:rFonts w:ascii="Times New Roman" w:hAnsi="Times New Roman" w:cs="Times New Roman"/>
          <w:rPrChange w:id="480" w:author="Arun Rai" w:date="2026-09-24T14:51:00Z" w16du:dateUtc="2026-09-24T09:06:00Z">
            <w:rPr>
              <w:ins w:id="481" w:author="Arun Rai" w:date="2026-09-24T14:51:00Z" w16du:dateUtc="2026-09-24T09:06:00Z"/>
            </w:rPr>
          </w:rPrChange>
        </w:rPr>
      </w:pPr>
    </w:p>
    <w:p w14:paraId="2DAE5D5C" w14:textId="77777777" w:rsidR="007115B8" w:rsidRPr="00355BFB" w:rsidRDefault="007115B8" w:rsidP="007115B8">
      <w:pPr>
        <w:rPr>
          <w:ins w:id="482" w:author="Arun Rai" w:date="2026-09-24T14:51:00Z" w16du:dateUtc="2026-09-24T09:06:00Z"/>
          <w:rFonts w:ascii="Times New Roman" w:hAnsi="Times New Roman" w:cs="Times New Roman"/>
          <w:rPrChange w:id="483" w:author="Arun Rai" w:date="2026-09-24T14:51:00Z" w16du:dateUtc="2026-09-24T09:06:00Z">
            <w:rPr>
              <w:ins w:id="484" w:author="Arun Rai" w:date="2026-09-24T14:51:00Z" w16du:dateUtc="2026-09-24T09:06:00Z"/>
            </w:rPr>
          </w:rPrChange>
        </w:rPr>
      </w:pPr>
    </w:p>
    <w:p w14:paraId="4B7C0D1B" w14:textId="77777777" w:rsidR="007115B8" w:rsidRPr="00355BFB" w:rsidRDefault="007115B8" w:rsidP="007115B8">
      <w:pPr>
        <w:rPr>
          <w:ins w:id="485" w:author="Arun Rai" w:date="2026-09-24T14:51:00Z" w16du:dateUtc="2026-09-24T09:06:00Z"/>
          <w:rFonts w:ascii="Times New Roman" w:hAnsi="Times New Roman" w:cs="Times New Roman"/>
          <w:rPrChange w:id="486" w:author="Arun Rai" w:date="2026-09-24T14:51:00Z" w16du:dateUtc="2026-09-24T09:06:00Z">
            <w:rPr>
              <w:ins w:id="487" w:author="Arun Rai" w:date="2026-09-24T14:51:00Z" w16du:dateUtc="2026-09-24T09:06:00Z"/>
            </w:rPr>
          </w:rPrChange>
        </w:rPr>
      </w:pPr>
    </w:p>
    <w:p w14:paraId="411C5A63" w14:textId="77777777" w:rsidR="007115B8" w:rsidRPr="00355BFB" w:rsidRDefault="007115B8" w:rsidP="007115B8">
      <w:pPr>
        <w:rPr>
          <w:ins w:id="488" w:author="Arun Rai" w:date="2026-09-24T14:51:00Z" w16du:dateUtc="2026-09-24T09:06:00Z"/>
          <w:rFonts w:ascii="Times New Roman" w:hAnsi="Times New Roman" w:cs="Times New Roman"/>
          <w:rPrChange w:id="489" w:author="Arun Rai" w:date="2026-09-24T14:51:00Z" w16du:dateUtc="2026-09-24T09:06:00Z">
            <w:rPr>
              <w:ins w:id="490" w:author="Arun Rai" w:date="2026-09-24T14:51:00Z" w16du:dateUtc="2026-09-24T09:06:00Z"/>
            </w:rPr>
          </w:rPrChange>
        </w:rPr>
      </w:pPr>
    </w:p>
    <w:p w14:paraId="7B2C4039" w14:textId="77777777" w:rsidR="007115B8" w:rsidRDefault="007115B8" w:rsidP="007115B8">
      <w:pPr>
        <w:rPr>
          <w:ins w:id="491" w:author="Arun Rai" w:date="2026-09-24T14:51:00Z" w16du:dateUtc="2026-09-24T09:06:00Z"/>
          <w:rFonts w:ascii="Times New Roman" w:hAnsi="Times New Roman" w:cs="Times New Roman"/>
        </w:rPr>
      </w:pPr>
    </w:p>
    <w:p w14:paraId="21A0A16B" w14:textId="77777777" w:rsidR="00C24267" w:rsidRDefault="00C24267" w:rsidP="007115B8">
      <w:pPr>
        <w:rPr>
          <w:ins w:id="492" w:author="Arun Rai" w:date="2026-09-24T14:51:00Z" w16du:dateUtc="2026-09-24T09:06:00Z"/>
          <w:rFonts w:ascii="Times New Roman" w:hAnsi="Times New Roman" w:cs="Times New Roman"/>
        </w:rPr>
      </w:pPr>
    </w:p>
    <w:p w14:paraId="200F33A6" w14:textId="77777777" w:rsidR="00C24267" w:rsidRDefault="00C24267" w:rsidP="007115B8">
      <w:pPr>
        <w:rPr>
          <w:ins w:id="493" w:author="Arun Rai" w:date="2026-09-24T14:51:00Z" w16du:dateUtc="2026-09-24T09:06:00Z"/>
          <w:rFonts w:ascii="Times New Roman" w:hAnsi="Times New Roman" w:cs="Times New Roman"/>
        </w:rPr>
      </w:pPr>
    </w:p>
    <w:p w14:paraId="0999F813" w14:textId="77777777" w:rsidR="00C24267" w:rsidRPr="00355BFB" w:rsidRDefault="00C24267" w:rsidP="007115B8">
      <w:pPr>
        <w:rPr>
          <w:ins w:id="494" w:author="Arun Rai" w:date="2026-09-24T14:51:00Z" w16du:dateUtc="2026-09-24T09:06:00Z"/>
          <w:rFonts w:ascii="Times New Roman" w:hAnsi="Times New Roman" w:cs="Times New Roman"/>
          <w:rPrChange w:id="495" w:author="Arun Rai" w:date="2026-09-24T14:51:00Z" w16du:dateUtc="2026-09-24T09:06:00Z">
            <w:rPr>
              <w:ins w:id="496" w:author="Arun Rai" w:date="2026-09-24T14:51:00Z" w16du:dateUtc="2026-09-24T09:06:00Z"/>
            </w:rPr>
          </w:rPrChange>
        </w:rPr>
      </w:pPr>
    </w:p>
    <w:p w14:paraId="020C180A" w14:textId="77777777" w:rsidR="007115B8" w:rsidRPr="00355BFB" w:rsidRDefault="007115B8" w:rsidP="007115B8">
      <w:pPr>
        <w:rPr>
          <w:ins w:id="497" w:author="Arun Rai" w:date="2026-09-24T14:45:00Z" w16du:dateUtc="2026-09-24T09:00:00Z"/>
          <w:rFonts w:ascii="Times New Roman" w:hAnsi="Times New Roman" w:cs="Times New Roman"/>
          <w:rPrChange w:id="498" w:author="Arun Rai" w:date="2026-09-24T14:51:00Z" w16du:dateUtc="2026-09-24T09:06:00Z">
            <w:rPr>
              <w:ins w:id="499" w:author="Arun Rai" w:date="2026-09-24T14:45:00Z" w16du:dateUtc="2026-09-24T09:00:00Z"/>
            </w:rPr>
          </w:rPrChange>
        </w:rPr>
        <w:pPrChange w:id="500" w:author="Arun Rai" w:date="2026-09-24T14:50:00Z" w16du:dateUtc="2026-09-24T09:05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</w:p>
    <w:p w14:paraId="3F92D236" w14:textId="2A382AB8" w:rsidR="007149C8" w:rsidRPr="00355BFB" w:rsidRDefault="007149C8" w:rsidP="00F46595">
      <w:pPr>
        <w:pStyle w:val="Heading1"/>
        <w:numPr>
          <w:ilvl w:val="0"/>
          <w:numId w:val="2"/>
        </w:numPr>
        <w:rPr>
          <w:ins w:id="501" w:author="Arun Rai" w:date="2026-09-24T14:51:00Z" w16du:dateUtc="2026-09-24T09:06:00Z"/>
          <w:rFonts w:ascii="Times New Roman" w:hAnsi="Times New Roman" w:cs="Times New Roman"/>
          <w:rPrChange w:id="502" w:author="Arun Rai" w:date="2026-09-24T14:51:00Z" w16du:dateUtc="2026-09-24T09:06:00Z">
            <w:rPr>
              <w:ins w:id="503" w:author="Arun Rai" w:date="2026-09-24T14:51:00Z" w16du:dateUtc="2026-09-24T09:06:00Z"/>
            </w:rPr>
          </w:rPrChange>
        </w:rPr>
      </w:pPr>
      <w:bookmarkStart w:id="504" w:name="_Toc241153977"/>
      <w:ins w:id="505" w:author="Arun Rai" w:date="2026-09-24T14:45:00Z" w16du:dateUtc="2026-09-24T09:00:00Z">
        <w:r w:rsidRPr="00355BFB">
          <w:rPr>
            <w:rFonts w:ascii="Times New Roman" w:hAnsi="Times New Roman" w:cs="Times New Roman"/>
            <w:rPrChange w:id="506" w:author="Arun Rai" w:date="2026-09-24T14:51:00Z" w16du:dateUtc="2026-09-24T09:06:00Z">
              <w:rPr/>
            </w:rPrChange>
          </w:rPr>
          <w:t xml:space="preserve">Reflection on Progress Made and </w:t>
        </w:r>
      </w:ins>
      <w:ins w:id="507" w:author="Arun Rai" w:date="2026-09-24T14:47:00Z" w16du:dateUtc="2026-09-24T09:02:00Z">
        <w:r w:rsidRPr="00355BFB">
          <w:rPr>
            <w:rFonts w:ascii="Times New Roman" w:hAnsi="Times New Roman" w:cs="Times New Roman"/>
            <w:rPrChange w:id="508" w:author="Arun Rai" w:date="2026-09-24T14:51:00Z" w16du:dateUtc="2026-09-24T09:06:00Z">
              <w:rPr/>
            </w:rPrChange>
          </w:rPr>
          <w:t>Work Done</w:t>
        </w:r>
      </w:ins>
      <w:bookmarkEnd w:id="504"/>
    </w:p>
    <w:p w14:paraId="4EFE4476" w14:textId="77777777" w:rsidR="007115B8" w:rsidRPr="00355BFB" w:rsidRDefault="007115B8" w:rsidP="007115B8">
      <w:pPr>
        <w:rPr>
          <w:ins w:id="509" w:author="Arun Rai" w:date="2026-09-24T14:51:00Z" w16du:dateUtc="2026-09-24T09:06:00Z"/>
          <w:rFonts w:ascii="Times New Roman" w:hAnsi="Times New Roman" w:cs="Times New Roman"/>
          <w:rPrChange w:id="510" w:author="Arun Rai" w:date="2026-09-24T14:51:00Z" w16du:dateUtc="2026-09-24T09:06:00Z">
            <w:rPr>
              <w:ins w:id="511" w:author="Arun Rai" w:date="2026-09-24T14:51:00Z" w16du:dateUtc="2026-09-24T09:06:00Z"/>
            </w:rPr>
          </w:rPrChange>
        </w:rPr>
      </w:pPr>
    </w:p>
    <w:p w14:paraId="21D0E72C" w14:textId="77777777" w:rsidR="007115B8" w:rsidRPr="00355BFB" w:rsidRDefault="007115B8" w:rsidP="007115B8">
      <w:pPr>
        <w:rPr>
          <w:ins w:id="512" w:author="Arun Rai" w:date="2026-09-24T14:51:00Z" w16du:dateUtc="2026-09-24T09:06:00Z"/>
          <w:rFonts w:ascii="Times New Roman" w:hAnsi="Times New Roman" w:cs="Times New Roman"/>
          <w:rPrChange w:id="513" w:author="Arun Rai" w:date="2026-09-24T14:51:00Z" w16du:dateUtc="2026-09-24T09:06:00Z">
            <w:rPr>
              <w:ins w:id="514" w:author="Arun Rai" w:date="2026-09-24T14:51:00Z" w16du:dateUtc="2026-09-24T09:06:00Z"/>
            </w:rPr>
          </w:rPrChange>
        </w:rPr>
      </w:pPr>
    </w:p>
    <w:p w14:paraId="73F1E390" w14:textId="77777777" w:rsidR="007115B8" w:rsidRPr="00355BFB" w:rsidRDefault="007115B8" w:rsidP="007115B8">
      <w:pPr>
        <w:rPr>
          <w:ins w:id="515" w:author="Arun Rai" w:date="2026-09-24T14:51:00Z" w16du:dateUtc="2026-09-24T09:06:00Z"/>
          <w:rFonts w:ascii="Times New Roman" w:hAnsi="Times New Roman" w:cs="Times New Roman"/>
          <w:rPrChange w:id="516" w:author="Arun Rai" w:date="2026-09-24T14:51:00Z" w16du:dateUtc="2026-09-24T09:06:00Z">
            <w:rPr>
              <w:ins w:id="517" w:author="Arun Rai" w:date="2026-09-24T14:51:00Z" w16du:dateUtc="2026-09-24T09:06:00Z"/>
            </w:rPr>
          </w:rPrChange>
        </w:rPr>
      </w:pPr>
    </w:p>
    <w:p w14:paraId="13305872" w14:textId="77777777" w:rsidR="007115B8" w:rsidRPr="00355BFB" w:rsidRDefault="007115B8" w:rsidP="007115B8">
      <w:pPr>
        <w:rPr>
          <w:ins w:id="518" w:author="Arun Rai" w:date="2026-09-24T14:51:00Z" w16du:dateUtc="2026-09-24T09:06:00Z"/>
          <w:rFonts w:ascii="Times New Roman" w:hAnsi="Times New Roman" w:cs="Times New Roman"/>
          <w:rPrChange w:id="519" w:author="Arun Rai" w:date="2026-09-24T14:51:00Z" w16du:dateUtc="2026-09-24T09:06:00Z">
            <w:rPr>
              <w:ins w:id="520" w:author="Arun Rai" w:date="2026-09-24T14:51:00Z" w16du:dateUtc="2026-09-24T09:06:00Z"/>
            </w:rPr>
          </w:rPrChange>
        </w:rPr>
      </w:pPr>
    </w:p>
    <w:p w14:paraId="4A5B9F79" w14:textId="77777777" w:rsidR="007115B8" w:rsidRPr="00355BFB" w:rsidRDefault="007115B8" w:rsidP="007115B8">
      <w:pPr>
        <w:rPr>
          <w:ins w:id="521" w:author="Arun Rai" w:date="2026-09-24T14:51:00Z" w16du:dateUtc="2026-09-24T09:06:00Z"/>
          <w:rFonts w:ascii="Times New Roman" w:hAnsi="Times New Roman" w:cs="Times New Roman"/>
          <w:rPrChange w:id="522" w:author="Arun Rai" w:date="2026-09-24T14:51:00Z" w16du:dateUtc="2026-09-24T09:06:00Z">
            <w:rPr>
              <w:ins w:id="523" w:author="Arun Rai" w:date="2026-09-24T14:51:00Z" w16du:dateUtc="2026-09-24T09:06:00Z"/>
            </w:rPr>
          </w:rPrChange>
        </w:rPr>
      </w:pPr>
    </w:p>
    <w:p w14:paraId="38A4EB64" w14:textId="77777777" w:rsidR="007115B8" w:rsidRPr="00355BFB" w:rsidRDefault="007115B8" w:rsidP="007115B8">
      <w:pPr>
        <w:rPr>
          <w:ins w:id="524" w:author="Arun Rai" w:date="2026-09-24T14:51:00Z" w16du:dateUtc="2026-09-24T09:06:00Z"/>
          <w:rFonts w:ascii="Times New Roman" w:hAnsi="Times New Roman" w:cs="Times New Roman"/>
          <w:rPrChange w:id="525" w:author="Arun Rai" w:date="2026-09-24T14:51:00Z" w16du:dateUtc="2026-09-24T09:06:00Z">
            <w:rPr>
              <w:ins w:id="526" w:author="Arun Rai" w:date="2026-09-24T14:51:00Z" w16du:dateUtc="2026-09-24T09:06:00Z"/>
            </w:rPr>
          </w:rPrChange>
        </w:rPr>
      </w:pPr>
    </w:p>
    <w:p w14:paraId="3E01A522" w14:textId="77777777" w:rsidR="007115B8" w:rsidRPr="00355BFB" w:rsidRDefault="007115B8" w:rsidP="007115B8">
      <w:pPr>
        <w:rPr>
          <w:ins w:id="527" w:author="Arun Rai" w:date="2026-09-24T14:51:00Z" w16du:dateUtc="2026-09-24T09:06:00Z"/>
          <w:rFonts w:ascii="Times New Roman" w:hAnsi="Times New Roman" w:cs="Times New Roman"/>
          <w:rPrChange w:id="528" w:author="Arun Rai" w:date="2026-09-24T14:51:00Z" w16du:dateUtc="2026-09-24T09:06:00Z">
            <w:rPr>
              <w:ins w:id="529" w:author="Arun Rai" w:date="2026-09-24T14:51:00Z" w16du:dateUtc="2026-09-24T09:06:00Z"/>
            </w:rPr>
          </w:rPrChange>
        </w:rPr>
      </w:pPr>
    </w:p>
    <w:p w14:paraId="1AAF2B57" w14:textId="77777777" w:rsidR="007115B8" w:rsidRPr="00355BFB" w:rsidRDefault="007115B8" w:rsidP="007115B8">
      <w:pPr>
        <w:rPr>
          <w:ins w:id="530" w:author="Arun Rai" w:date="2026-09-24T14:51:00Z" w16du:dateUtc="2026-09-24T09:06:00Z"/>
          <w:rFonts w:ascii="Times New Roman" w:hAnsi="Times New Roman" w:cs="Times New Roman"/>
          <w:rPrChange w:id="531" w:author="Arun Rai" w:date="2026-09-24T14:51:00Z" w16du:dateUtc="2026-09-24T09:06:00Z">
            <w:rPr>
              <w:ins w:id="532" w:author="Arun Rai" w:date="2026-09-24T14:51:00Z" w16du:dateUtc="2026-09-24T09:06:00Z"/>
            </w:rPr>
          </w:rPrChange>
        </w:rPr>
      </w:pPr>
    </w:p>
    <w:p w14:paraId="50AF096C" w14:textId="77777777" w:rsidR="007115B8" w:rsidRPr="00355BFB" w:rsidRDefault="007115B8" w:rsidP="007115B8">
      <w:pPr>
        <w:rPr>
          <w:ins w:id="533" w:author="Arun Rai" w:date="2026-09-24T14:51:00Z" w16du:dateUtc="2026-09-24T09:06:00Z"/>
          <w:rFonts w:ascii="Times New Roman" w:hAnsi="Times New Roman" w:cs="Times New Roman"/>
          <w:rPrChange w:id="534" w:author="Arun Rai" w:date="2026-09-24T14:51:00Z" w16du:dateUtc="2026-09-24T09:06:00Z">
            <w:rPr>
              <w:ins w:id="535" w:author="Arun Rai" w:date="2026-09-24T14:51:00Z" w16du:dateUtc="2026-09-24T09:06:00Z"/>
            </w:rPr>
          </w:rPrChange>
        </w:rPr>
      </w:pPr>
    </w:p>
    <w:p w14:paraId="0FDC6B5E" w14:textId="77777777" w:rsidR="007115B8" w:rsidRPr="00355BFB" w:rsidRDefault="007115B8" w:rsidP="007115B8">
      <w:pPr>
        <w:rPr>
          <w:ins w:id="536" w:author="Arun Rai" w:date="2026-09-24T14:51:00Z" w16du:dateUtc="2026-09-24T09:06:00Z"/>
          <w:rFonts w:ascii="Times New Roman" w:hAnsi="Times New Roman" w:cs="Times New Roman"/>
          <w:rPrChange w:id="537" w:author="Arun Rai" w:date="2026-09-24T14:51:00Z" w16du:dateUtc="2026-09-24T09:06:00Z">
            <w:rPr>
              <w:ins w:id="538" w:author="Arun Rai" w:date="2026-09-24T14:51:00Z" w16du:dateUtc="2026-09-24T09:06:00Z"/>
            </w:rPr>
          </w:rPrChange>
        </w:rPr>
      </w:pPr>
    </w:p>
    <w:p w14:paraId="73E6FB39" w14:textId="77777777" w:rsidR="007115B8" w:rsidRPr="00355BFB" w:rsidRDefault="007115B8" w:rsidP="007115B8">
      <w:pPr>
        <w:rPr>
          <w:ins w:id="539" w:author="Arun Rai" w:date="2026-09-24T14:51:00Z" w16du:dateUtc="2026-09-24T09:06:00Z"/>
          <w:rFonts w:ascii="Times New Roman" w:hAnsi="Times New Roman" w:cs="Times New Roman"/>
          <w:rPrChange w:id="540" w:author="Arun Rai" w:date="2026-09-24T14:51:00Z" w16du:dateUtc="2026-09-24T09:06:00Z">
            <w:rPr>
              <w:ins w:id="541" w:author="Arun Rai" w:date="2026-09-24T14:51:00Z" w16du:dateUtc="2026-09-24T09:06:00Z"/>
            </w:rPr>
          </w:rPrChange>
        </w:rPr>
      </w:pPr>
    </w:p>
    <w:p w14:paraId="6EBC0D53" w14:textId="77777777" w:rsidR="007115B8" w:rsidRPr="00355BFB" w:rsidRDefault="007115B8" w:rsidP="007115B8">
      <w:pPr>
        <w:rPr>
          <w:ins w:id="542" w:author="Arun Rai" w:date="2026-09-24T14:51:00Z" w16du:dateUtc="2026-09-24T09:06:00Z"/>
          <w:rFonts w:ascii="Times New Roman" w:hAnsi="Times New Roman" w:cs="Times New Roman"/>
          <w:rPrChange w:id="543" w:author="Arun Rai" w:date="2026-09-24T14:51:00Z" w16du:dateUtc="2026-09-24T09:06:00Z">
            <w:rPr>
              <w:ins w:id="544" w:author="Arun Rai" w:date="2026-09-24T14:51:00Z" w16du:dateUtc="2026-09-24T09:06:00Z"/>
            </w:rPr>
          </w:rPrChange>
        </w:rPr>
      </w:pPr>
    </w:p>
    <w:p w14:paraId="309F8331" w14:textId="77777777" w:rsidR="007115B8" w:rsidRPr="00355BFB" w:rsidRDefault="007115B8" w:rsidP="007115B8">
      <w:pPr>
        <w:rPr>
          <w:ins w:id="545" w:author="Arun Rai" w:date="2026-09-24T14:51:00Z" w16du:dateUtc="2026-09-24T09:06:00Z"/>
          <w:rFonts w:ascii="Times New Roman" w:hAnsi="Times New Roman" w:cs="Times New Roman"/>
          <w:rPrChange w:id="546" w:author="Arun Rai" w:date="2026-09-24T14:51:00Z" w16du:dateUtc="2026-09-24T09:06:00Z">
            <w:rPr>
              <w:ins w:id="547" w:author="Arun Rai" w:date="2026-09-24T14:51:00Z" w16du:dateUtc="2026-09-24T09:06:00Z"/>
            </w:rPr>
          </w:rPrChange>
        </w:rPr>
      </w:pPr>
    </w:p>
    <w:p w14:paraId="5AE54227" w14:textId="77777777" w:rsidR="007115B8" w:rsidRPr="00355BFB" w:rsidRDefault="007115B8" w:rsidP="007115B8">
      <w:pPr>
        <w:rPr>
          <w:ins w:id="548" w:author="Arun Rai" w:date="2026-09-24T14:51:00Z" w16du:dateUtc="2026-09-24T09:06:00Z"/>
          <w:rFonts w:ascii="Times New Roman" w:hAnsi="Times New Roman" w:cs="Times New Roman"/>
          <w:rPrChange w:id="549" w:author="Arun Rai" w:date="2026-09-24T14:51:00Z" w16du:dateUtc="2026-09-24T09:06:00Z">
            <w:rPr>
              <w:ins w:id="550" w:author="Arun Rai" w:date="2026-09-24T14:51:00Z" w16du:dateUtc="2026-09-24T09:06:00Z"/>
            </w:rPr>
          </w:rPrChange>
        </w:rPr>
      </w:pPr>
    </w:p>
    <w:p w14:paraId="50F553F9" w14:textId="77777777" w:rsidR="007115B8" w:rsidRPr="00355BFB" w:rsidRDefault="007115B8" w:rsidP="007115B8">
      <w:pPr>
        <w:rPr>
          <w:ins w:id="551" w:author="Arun Rai" w:date="2026-09-24T14:51:00Z" w16du:dateUtc="2026-09-24T09:06:00Z"/>
          <w:rFonts w:ascii="Times New Roman" w:hAnsi="Times New Roman" w:cs="Times New Roman"/>
          <w:rPrChange w:id="552" w:author="Arun Rai" w:date="2026-09-24T14:51:00Z" w16du:dateUtc="2026-09-24T09:06:00Z">
            <w:rPr>
              <w:ins w:id="553" w:author="Arun Rai" w:date="2026-09-24T14:51:00Z" w16du:dateUtc="2026-09-24T09:06:00Z"/>
            </w:rPr>
          </w:rPrChange>
        </w:rPr>
      </w:pPr>
    </w:p>
    <w:p w14:paraId="0ADA1DA1" w14:textId="77777777" w:rsidR="007115B8" w:rsidRPr="00355BFB" w:rsidRDefault="007115B8" w:rsidP="007115B8">
      <w:pPr>
        <w:rPr>
          <w:ins w:id="554" w:author="Arun Rai" w:date="2026-09-24T14:51:00Z" w16du:dateUtc="2026-09-24T09:06:00Z"/>
          <w:rFonts w:ascii="Times New Roman" w:hAnsi="Times New Roman" w:cs="Times New Roman"/>
          <w:rPrChange w:id="555" w:author="Arun Rai" w:date="2026-09-24T14:51:00Z" w16du:dateUtc="2026-09-24T09:06:00Z">
            <w:rPr>
              <w:ins w:id="556" w:author="Arun Rai" w:date="2026-09-24T14:51:00Z" w16du:dateUtc="2026-09-24T09:06:00Z"/>
            </w:rPr>
          </w:rPrChange>
        </w:rPr>
      </w:pPr>
    </w:p>
    <w:p w14:paraId="1F463921" w14:textId="77777777" w:rsidR="007115B8" w:rsidRPr="00355BFB" w:rsidRDefault="007115B8" w:rsidP="007115B8">
      <w:pPr>
        <w:rPr>
          <w:ins w:id="557" w:author="Arun Rai" w:date="2026-09-24T14:51:00Z" w16du:dateUtc="2026-09-24T09:06:00Z"/>
          <w:rFonts w:ascii="Times New Roman" w:hAnsi="Times New Roman" w:cs="Times New Roman"/>
          <w:rPrChange w:id="558" w:author="Arun Rai" w:date="2026-09-24T14:51:00Z" w16du:dateUtc="2026-09-24T09:06:00Z">
            <w:rPr>
              <w:ins w:id="559" w:author="Arun Rai" w:date="2026-09-24T14:51:00Z" w16du:dateUtc="2026-09-24T09:06:00Z"/>
            </w:rPr>
          </w:rPrChange>
        </w:rPr>
      </w:pPr>
    </w:p>
    <w:p w14:paraId="1FF8CA52" w14:textId="77777777" w:rsidR="007115B8" w:rsidRPr="00355BFB" w:rsidRDefault="007115B8" w:rsidP="007115B8">
      <w:pPr>
        <w:rPr>
          <w:ins w:id="560" w:author="Arun Rai" w:date="2026-09-24T14:51:00Z" w16du:dateUtc="2026-09-24T09:06:00Z"/>
          <w:rFonts w:ascii="Times New Roman" w:hAnsi="Times New Roman" w:cs="Times New Roman"/>
          <w:rPrChange w:id="561" w:author="Arun Rai" w:date="2026-09-24T14:51:00Z" w16du:dateUtc="2026-09-24T09:06:00Z">
            <w:rPr>
              <w:ins w:id="562" w:author="Arun Rai" w:date="2026-09-24T14:51:00Z" w16du:dateUtc="2026-09-24T09:06:00Z"/>
            </w:rPr>
          </w:rPrChange>
        </w:rPr>
      </w:pPr>
    </w:p>
    <w:p w14:paraId="1220C5E5" w14:textId="77777777" w:rsidR="007115B8" w:rsidRPr="00355BFB" w:rsidRDefault="007115B8" w:rsidP="007115B8">
      <w:pPr>
        <w:rPr>
          <w:ins w:id="563" w:author="Arun Rai" w:date="2026-09-24T14:51:00Z" w16du:dateUtc="2026-09-24T09:06:00Z"/>
          <w:rFonts w:ascii="Times New Roman" w:hAnsi="Times New Roman" w:cs="Times New Roman"/>
          <w:rPrChange w:id="564" w:author="Arun Rai" w:date="2026-09-24T14:51:00Z" w16du:dateUtc="2026-09-24T09:06:00Z">
            <w:rPr>
              <w:ins w:id="565" w:author="Arun Rai" w:date="2026-09-24T14:51:00Z" w16du:dateUtc="2026-09-24T09:06:00Z"/>
            </w:rPr>
          </w:rPrChange>
        </w:rPr>
      </w:pPr>
    </w:p>
    <w:p w14:paraId="4A39CD89" w14:textId="77777777" w:rsidR="007115B8" w:rsidRPr="00355BFB" w:rsidRDefault="007115B8" w:rsidP="007115B8">
      <w:pPr>
        <w:rPr>
          <w:ins w:id="566" w:author="Arun Rai" w:date="2026-09-24T14:51:00Z" w16du:dateUtc="2026-09-24T09:06:00Z"/>
          <w:rFonts w:ascii="Times New Roman" w:hAnsi="Times New Roman" w:cs="Times New Roman"/>
          <w:rPrChange w:id="567" w:author="Arun Rai" w:date="2026-09-24T14:51:00Z" w16du:dateUtc="2026-09-24T09:06:00Z">
            <w:rPr>
              <w:ins w:id="568" w:author="Arun Rai" w:date="2026-09-24T14:51:00Z" w16du:dateUtc="2026-09-24T09:06:00Z"/>
            </w:rPr>
          </w:rPrChange>
        </w:rPr>
      </w:pPr>
    </w:p>
    <w:p w14:paraId="4F405D0B" w14:textId="77777777" w:rsidR="007115B8" w:rsidRPr="00355BFB" w:rsidRDefault="007115B8" w:rsidP="007115B8">
      <w:pPr>
        <w:rPr>
          <w:ins w:id="569" w:author="Arun Rai" w:date="2026-09-24T14:51:00Z" w16du:dateUtc="2026-09-24T09:06:00Z"/>
          <w:rFonts w:ascii="Times New Roman" w:hAnsi="Times New Roman" w:cs="Times New Roman"/>
          <w:rPrChange w:id="570" w:author="Arun Rai" w:date="2026-09-24T14:51:00Z" w16du:dateUtc="2026-09-24T09:06:00Z">
            <w:rPr>
              <w:ins w:id="571" w:author="Arun Rai" w:date="2026-09-24T14:51:00Z" w16du:dateUtc="2026-09-24T09:06:00Z"/>
            </w:rPr>
          </w:rPrChange>
        </w:rPr>
      </w:pPr>
    </w:p>
    <w:p w14:paraId="694130E0" w14:textId="77777777" w:rsidR="007115B8" w:rsidRPr="00355BFB" w:rsidRDefault="007115B8" w:rsidP="007115B8">
      <w:pPr>
        <w:rPr>
          <w:ins w:id="572" w:author="Arun Rai" w:date="2026-09-24T14:51:00Z" w16du:dateUtc="2026-09-24T09:06:00Z"/>
          <w:rFonts w:ascii="Times New Roman" w:hAnsi="Times New Roman" w:cs="Times New Roman"/>
          <w:rPrChange w:id="573" w:author="Arun Rai" w:date="2026-09-24T14:51:00Z" w16du:dateUtc="2026-09-24T09:06:00Z">
            <w:rPr>
              <w:ins w:id="574" w:author="Arun Rai" w:date="2026-09-24T14:51:00Z" w16du:dateUtc="2026-09-24T09:06:00Z"/>
            </w:rPr>
          </w:rPrChange>
        </w:rPr>
      </w:pPr>
    </w:p>
    <w:p w14:paraId="703D364C" w14:textId="77777777" w:rsidR="007115B8" w:rsidRPr="00355BFB" w:rsidRDefault="007115B8" w:rsidP="007115B8">
      <w:pPr>
        <w:rPr>
          <w:ins w:id="575" w:author="Arun Rai" w:date="2026-09-24T14:51:00Z" w16du:dateUtc="2026-09-24T09:06:00Z"/>
          <w:rFonts w:ascii="Times New Roman" w:hAnsi="Times New Roman" w:cs="Times New Roman"/>
          <w:rPrChange w:id="576" w:author="Arun Rai" w:date="2026-09-24T14:51:00Z" w16du:dateUtc="2026-09-24T09:06:00Z">
            <w:rPr>
              <w:ins w:id="577" w:author="Arun Rai" w:date="2026-09-24T14:51:00Z" w16du:dateUtc="2026-09-24T09:06:00Z"/>
            </w:rPr>
          </w:rPrChange>
        </w:rPr>
      </w:pPr>
    </w:p>
    <w:p w14:paraId="6C6FCF67" w14:textId="77777777" w:rsidR="007115B8" w:rsidRPr="00355BFB" w:rsidRDefault="007115B8" w:rsidP="007115B8">
      <w:pPr>
        <w:rPr>
          <w:ins w:id="578" w:author="Arun Rai" w:date="2026-09-24T14:51:00Z" w16du:dateUtc="2026-09-24T09:06:00Z"/>
          <w:rFonts w:ascii="Times New Roman" w:hAnsi="Times New Roman" w:cs="Times New Roman"/>
          <w:rPrChange w:id="579" w:author="Arun Rai" w:date="2026-09-24T14:51:00Z" w16du:dateUtc="2026-09-24T09:06:00Z">
            <w:rPr>
              <w:ins w:id="580" w:author="Arun Rai" w:date="2026-09-24T14:51:00Z" w16du:dateUtc="2026-09-24T09:06:00Z"/>
            </w:rPr>
          </w:rPrChange>
        </w:rPr>
      </w:pPr>
    </w:p>
    <w:p w14:paraId="30F8299C" w14:textId="77777777" w:rsidR="007115B8" w:rsidRDefault="007115B8" w:rsidP="007115B8">
      <w:pPr>
        <w:rPr>
          <w:ins w:id="581" w:author="Arun Rai" w:date="2026-09-24T14:51:00Z" w16du:dateUtc="2026-09-24T09:06:00Z"/>
          <w:rFonts w:ascii="Times New Roman" w:hAnsi="Times New Roman" w:cs="Times New Roman"/>
        </w:rPr>
      </w:pPr>
    </w:p>
    <w:p w14:paraId="0E543011" w14:textId="77777777" w:rsidR="00355BFB" w:rsidRDefault="00355BFB" w:rsidP="007115B8">
      <w:pPr>
        <w:rPr>
          <w:ins w:id="582" w:author="Arun Rai" w:date="2026-09-24T14:51:00Z" w16du:dateUtc="2026-09-24T09:06:00Z"/>
          <w:rFonts w:ascii="Times New Roman" w:hAnsi="Times New Roman" w:cs="Times New Roman"/>
        </w:rPr>
      </w:pPr>
    </w:p>
    <w:p w14:paraId="6C11BA23" w14:textId="77777777" w:rsidR="00355BFB" w:rsidRDefault="00355BFB" w:rsidP="007115B8">
      <w:pPr>
        <w:rPr>
          <w:ins w:id="583" w:author="Arun Rai" w:date="2026-09-24T14:51:00Z" w16du:dateUtc="2026-09-24T09:06:00Z"/>
          <w:rFonts w:ascii="Times New Roman" w:hAnsi="Times New Roman" w:cs="Times New Roman"/>
        </w:rPr>
      </w:pPr>
    </w:p>
    <w:p w14:paraId="02176384" w14:textId="77777777" w:rsidR="00355BFB" w:rsidRDefault="00355BFB" w:rsidP="007115B8">
      <w:pPr>
        <w:rPr>
          <w:ins w:id="584" w:author="Arun Rai" w:date="2026-09-24T14:51:00Z" w16du:dateUtc="2026-09-24T09:06:00Z"/>
          <w:rFonts w:ascii="Times New Roman" w:hAnsi="Times New Roman" w:cs="Times New Roman"/>
        </w:rPr>
      </w:pPr>
    </w:p>
    <w:p w14:paraId="17182F04" w14:textId="77777777" w:rsidR="00355BFB" w:rsidRDefault="00355BFB" w:rsidP="007115B8">
      <w:pPr>
        <w:rPr>
          <w:ins w:id="585" w:author="Arun Rai" w:date="2026-09-24T14:51:00Z" w16du:dateUtc="2026-09-24T09:06:00Z"/>
          <w:rFonts w:ascii="Times New Roman" w:hAnsi="Times New Roman" w:cs="Times New Roman"/>
        </w:rPr>
      </w:pPr>
    </w:p>
    <w:p w14:paraId="6C96FC03" w14:textId="77777777" w:rsidR="00355BFB" w:rsidRPr="00355BFB" w:rsidRDefault="00355BFB" w:rsidP="007115B8">
      <w:pPr>
        <w:rPr>
          <w:ins w:id="586" w:author="Arun Rai" w:date="2026-09-24T14:47:00Z" w16du:dateUtc="2026-09-24T09:02:00Z"/>
          <w:rFonts w:ascii="Times New Roman" w:hAnsi="Times New Roman" w:cs="Times New Roman"/>
          <w:rPrChange w:id="587" w:author="Arun Rai" w:date="2026-09-24T14:51:00Z" w16du:dateUtc="2026-09-24T09:06:00Z">
            <w:rPr>
              <w:ins w:id="588" w:author="Arun Rai" w:date="2026-09-24T14:47:00Z" w16du:dateUtc="2026-09-24T09:02:00Z"/>
            </w:rPr>
          </w:rPrChange>
        </w:rPr>
        <w:pPrChange w:id="589" w:author="Arun Rai" w:date="2026-09-24T14:51:00Z" w16du:dateUtc="2026-09-24T09:06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</w:p>
    <w:p w14:paraId="1D83129B" w14:textId="5FB1C168" w:rsidR="007149C8" w:rsidRPr="00355BFB" w:rsidRDefault="007149C8" w:rsidP="00EB7BCD">
      <w:pPr>
        <w:pStyle w:val="Heading1"/>
        <w:numPr>
          <w:ilvl w:val="0"/>
          <w:numId w:val="2"/>
        </w:numPr>
        <w:rPr>
          <w:ins w:id="590" w:author="Arun Rai" w:date="2026-09-24T14:43:00Z" w16du:dateUtc="2026-09-24T08:58:00Z"/>
          <w:rFonts w:ascii="Times New Roman" w:hAnsi="Times New Roman" w:cs="Times New Roman"/>
          <w:rPrChange w:id="591" w:author="Arun Rai" w:date="2026-09-24T14:51:00Z" w16du:dateUtc="2026-09-24T09:06:00Z">
            <w:rPr>
              <w:ins w:id="592" w:author="Arun Rai" w:date="2026-09-24T14:43:00Z" w16du:dateUtc="2026-09-24T08:58:00Z"/>
            </w:rPr>
          </w:rPrChange>
        </w:rPr>
        <w:pPrChange w:id="593" w:author="Arun Rai" w:date="2026-09-24T14:50:00Z" w16du:dateUtc="2026-09-24T09:05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594" w:name="_Toc241153978"/>
      <w:ins w:id="595" w:author="Arun Rai" w:date="2026-09-24T14:47:00Z" w16du:dateUtc="2026-09-24T09:02:00Z">
        <w:r w:rsidRPr="00355BFB">
          <w:rPr>
            <w:rFonts w:ascii="Times New Roman" w:hAnsi="Times New Roman" w:cs="Times New Roman"/>
            <w:rPrChange w:id="596" w:author="Arun Rai" w:date="2026-09-24T14:51:00Z" w16du:dateUtc="2026-09-24T09:06:00Z">
              <w:rPr/>
            </w:rPrChange>
          </w:rPr>
          <w:t>Thesis Table of Contents</w:t>
        </w:r>
      </w:ins>
      <w:bookmarkEnd w:id="594"/>
    </w:p>
    <w:p w14:paraId="02BEE10F" w14:textId="77777777" w:rsidR="007149C8" w:rsidRPr="00355BFB" w:rsidRDefault="007149C8" w:rsidP="007149C8">
      <w:pPr>
        <w:pStyle w:val="ListParagraph"/>
        <w:jc w:val="both"/>
        <w:rPr>
          <w:ins w:id="597" w:author="Arun Rai" w:date="2026-09-24T08:31:00Z" w16du:dateUtc="2026-09-24T02:46:00Z"/>
          <w:rFonts w:ascii="Times New Roman" w:hAnsi="Times New Roman" w:cs="Times New Roman"/>
          <w:rPrChange w:id="598" w:author="Arun Rai" w:date="2026-09-24T14:51:00Z" w16du:dateUtc="2026-09-24T09:06:00Z">
            <w:rPr>
              <w:ins w:id="599" w:author="Arun Rai" w:date="2026-09-24T08:31:00Z" w16du:dateUtc="2026-09-24T02:46:00Z"/>
            </w:rPr>
          </w:rPrChange>
        </w:rPr>
        <w:pPrChange w:id="600" w:author="Arun Rai" w:date="2026-09-24T14:43:00Z" w16du:dateUtc="2026-09-24T08:58:00Z">
          <w:pPr>
            <w:jc w:val="both"/>
          </w:pPr>
        </w:pPrChange>
      </w:pPr>
    </w:p>
    <w:p w14:paraId="664F3CBB" w14:textId="77777777" w:rsidR="00EF60F2" w:rsidRPr="00355BFB" w:rsidRDefault="00EF60F2" w:rsidP="00EF60F2">
      <w:pPr>
        <w:jc w:val="both"/>
        <w:rPr>
          <w:ins w:id="601" w:author="Arun Rai" w:date="2026-09-24T08:31:00Z" w16du:dateUtc="2026-09-24T02:46:00Z"/>
          <w:rFonts w:ascii="Times New Roman" w:hAnsi="Times New Roman" w:cs="Times New Roman"/>
        </w:rPr>
      </w:pPr>
    </w:p>
    <w:p w14:paraId="23C1C408" w14:textId="77777777" w:rsidR="00EF60F2" w:rsidRPr="00355BFB" w:rsidRDefault="00EF60F2" w:rsidP="00EF60F2">
      <w:pPr>
        <w:jc w:val="both"/>
        <w:rPr>
          <w:ins w:id="602" w:author="Arun Rai" w:date="2026-09-24T08:31:00Z" w16du:dateUtc="2026-09-24T02:46:00Z"/>
          <w:rFonts w:ascii="Times New Roman" w:hAnsi="Times New Roman" w:cs="Times New Roman"/>
        </w:rPr>
      </w:pPr>
    </w:p>
    <w:p w14:paraId="5F75CCFE" w14:textId="77777777" w:rsidR="00EF60F2" w:rsidRPr="00355BFB" w:rsidRDefault="00EF60F2" w:rsidP="00EF60F2">
      <w:pPr>
        <w:jc w:val="both"/>
        <w:rPr>
          <w:ins w:id="603" w:author="Arun Rai" w:date="2026-09-24T08:31:00Z" w16du:dateUtc="2026-09-24T02:46:00Z"/>
          <w:rFonts w:ascii="Times New Roman" w:hAnsi="Times New Roman" w:cs="Times New Roman"/>
        </w:rPr>
      </w:pPr>
    </w:p>
    <w:p w14:paraId="2B7F0B89" w14:textId="77777777" w:rsidR="00EF60F2" w:rsidRPr="00355BFB" w:rsidRDefault="00EF60F2" w:rsidP="00EF60F2">
      <w:pPr>
        <w:jc w:val="both"/>
        <w:rPr>
          <w:ins w:id="604" w:author="Arun Rai" w:date="2026-09-24T08:31:00Z" w16du:dateUtc="2026-09-24T02:46:00Z"/>
          <w:rFonts w:ascii="Times New Roman" w:hAnsi="Times New Roman" w:cs="Times New Roman"/>
        </w:rPr>
      </w:pPr>
    </w:p>
    <w:p w14:paraId="0E6FB60A" w14:textId="77777777" w:rsidR="00EF60F2" w:rsidRPr="00355BFB" w:rsidRDefault="00EF60F2" w:rsidP="00EF60F2">
      <w:pPr>
        <w:jc w:val="both"/>
        <w:rPr>
          <w:ins w:id="605" w:author="Arun Rai" w:date="2026-09-24T08:31:00Z" w16du:dateUtc="2026-09-24T02:46:00Z"/>
          <w:rFonts w:ascii="Times New Roman" w:hAnsi="Times New Roman" w:cs="Times New Roman"/>
        </w:rPr>
      </w:pPr>
    </w:p>
    <w:p w14:paraId="278886AF" w14:textId="77777777" w:rsidR="00EF60F2" w:rsidRPr="00355BFB" w:rsidRDefault="00EF60F2" w:rsidP="00EF60F2">
      <w:pPr>
        <w:jc w:val="both"/>
        <w:rPr>
          <w:ins w:id="606" w:author="Arun Rai" w:date="2026-09-24T08:31:00Z" w16du:dateUtc="2026-09-24T02:46:00Z"/>
          <w:rFonts w:ascii="Times New Roman" w:hAnsi="Times New Roman" w:cs="Times New Roman"/>
        </w:rPr>
      </w:pPr>
    </w:p>
    <w:p w14:paraId="1411D340" w14:textId="77777777" w:rsidR="00EF60F2" w:rsidRPr="00355BFB" w:rsidRDefault="00EF60F2" w:rsidP="00EF60F2">
      <w:pPr>
        <w:jc w:val="both"/>
        <w:rPr>
          <w:ins w:id="607" w:author="Arun Rai" w:date="2026-09-24T08:31:00Z" w16du:dateUtc="2026-09-24T02:46:00Z"/>
          <w:rFonts w:ascii="Times New Roman" w:hAnsi="Times New Roman" w:cs="Times New Roman"/>
        </w:rPr>
      </w:pPr>
    </w:p>
    <w:p w14:paraId="1D13CF6E" w14:textId="77777777" w:rsidR="00EF60F2" w:rsidRPr="00355BFB" w:rsidRDefault="00EF60F2" w:rsidP="00EF60F2">
      <w:pPr>
        <w:jc w:val="both"/>
        <w:rPr>
          <w:ins w:id="608" w:author="Arun Rai" w:date="2026-09-24T08:31:00Z" w16du:dateUtc="2026-09-24T02:46:00Z"/>
          <w:rFonts w:ascii="Times New Roman" w:hAnsi="Times New Roman" w:cs="Times New Roman"/>
        </w:rPr>
      </w:pPr>
    </w:p>
    <w:p w14:paraId="2FA7ADA3" w14:textId="77777777" w:rsidR="00EF60F2" w:rsidRPr="00355BFB" w:rsidRDefault="00EF60F2" w:rsidP="00EF60F2">
      <w:pPr>
        <w:jc w:val="both"/>
        <w:rPr>
          <w:ins w:id="609" w:author="Arun Rai" w:date="2026-09-24T08:31:00Z" w16du:dateUtc="2026-09-24T02:46:00Z"/>
          <w:rFonts w:ascii="Times New Roman" w:hAnsi="Times New Roman" w:cs="Times New Roman"/>
        </w:rPr>
      </w:pPr>
    </w:p>
    <w:p w14:paraId="4513F255" w14:textId="77777777" w:rsidR="00EF60F2" w:rsidRPr="00355BFB" w:rsidRDefault="00EF60F2" w:rsidP="00EF60F2">
      <w:pPr>
        <w:jc w:val="both"/>
        <w:rPr>
          <w:ins w:id="610" w:author="Arun Rai" w:date="2026-09-24T08:31:00Z" w16du:dateUtc="2026-09-24T02:46:00Z"/>
          <w:rFonts w:ascii="Times New Roman" w:hAnsi="Times New Roman" w:cs="Times New Roman"/>
        </w:rPr>
      </w:pPr>
    </w:p>
    <w:p w14:paraId="433BEDD4" w14:textId="77777777" w:rsidR="00EF60F2" w:rsidRPr="00355BFB" w:rsidRDefault="00EF60F2" w:rsidP="00EF60F2">
      <w:pPr>
        <w:jc w:val="both"/>
        <w:rPr>
          <w:ins w:id="611" w:author="Arun Rai" w:date="2026-09-24T08:31:00Z" w16du:dateUtc="2026-09-24T02:46:00Z"/>
          <w:rFonts w:ascii="Times New Roman" w:hAnsi="Times New Roman" w:cs="Times New Roman"/>
        </w:rPr>
      </w:pPr>
    </w:p>
    <w:p w14:paraId="7344F098" w14:textId="77777777" w:rsidR="00EF60F2" w:rsidRPr="00355BFB" w:rsidRDefault="00EF60F2" w:rsidP="00EF60F2">
      <w:pPr>
        <w:jc w:val="both"/>
        <w:rPr>
          <w:ins w:id="612" w:author="Arun Rai" w:date="2026-09-24T08:31:00Z" w16du:dateUtc="2026-09-24T02:46:00Z"/>
          <w:rFonts w:ascii="Times New Roman" w:hAnsi="Times New Roman" w:cs="Times New Roman"/>
        </w:rPr>
      </w:pPr>
    </w:p>
    <w:p w14:paraId="389B6E29" w14:textId="77777777" w:rsidR="00EF60F2" w:rsidRPr="00355BFB" w:rsidRDefault="00EF60F2" w:rsidP="00EF60F2">
      <w:pPr>
        <w:jc w:val="both"/>
        <w:rPr>
          <w:ins w:id="613" w:author="Arun Rai" w:date="2026-09-24T08:31:00Z" w16du:dateUtc="2026-09-24T02:46:00Z"/>
          <w:rFonts w:ascii="Times New Roman" w:hAnsi="Times New Roman" w:cs="Times New Roman"/>
        </w:rPr>
      </w:pPr>
    </w:p>
    <w:p w14:paraId="06254BEE" w14:textId="77777777" w:rsidR="00EF60F2" w:rsidRPr="00355BFB" w:rsidRDefault="00EF60F2" w:rsidP="00EF60F2">
      <w:pPr>
        <w:jc w:val="both"/>
        <w:rPr>
          <w:ins w:id="614" w:author="Arun Rai" w:date="2026-09-24T08:31:00Z" w16du:dateUtc="2026-09-24T02:46:00Z"/>
          <w:rFonts w:ascii="Times New Roman" w:hAnsi="Times New Roman" w:cs="Times New Roman"/>
        </w:rPr>
      </w:pPr>
    </w:p>
    <w:p w14:paraId="7BB5C3A8" w14:textId="77777777" w:rsidR="00EF60F2" w:rsidRPr="00355BFB" w:rsidRDefault="00EF60F2" w:rsidP="00EF60F2">
      <w:pPr>
        <w:jc w:val="both"/>
        <w:rPr>
          <w:ins w:id="615" w:author="Arun Rai" w:date="2026-09-24T08:31:00Z" w16du:dateUtc="2026-09-24T02:46:00Z"/>
          <w:rFonts w:ascii="Times New Roman" w:hAnsi="Times New Roman" w:cs="Times New Roman"/>
        </w:rPr>
      </w:pPr>
    </w:p>
    <w:p w14:paraId="70977767" w14:textId="77777777" w:rsidR="00EF60F2" w:rsidRPr="00355BFB" w:rsidRDefault="00EF60F2" w:rsidP="00EF60F2">
      <w:pPr>
        <w:jc w:val="both"/>
        <w:rPr>
          <w:ins w:id="616" w:author="Arun Rai" w:date="2026-09-24T08:31:00Z" w16du:dateUtc="2026-09-24T02:46:00Z"/>
          <w:rFonts w:ascii="Times New Roman" w:hAnsi="Times New Roman" w:cs="Times New Roman"/>
        </w:rPr>
      </w:pPr>
    </w:p>
    <w:p w14:paraId="2E8115AE" w14:textId="77777777" w:rsidR="00EF60F2" w:rsidRPr="00355BFB" w:rsidRDefault="00EF60F2" w:rsidP="00EF60F2">
      <w:pPr>
        <w:jc w:val="both"/>
        <w:rPr>
          <w:ins w:id="617" w:author="Arun Rai" w:date="2026-09-24T08:31:00Z" w16du:dateUtc="2026-09-24T02:46:00Z"/>
          <w:rFonts w:ascii="Times New Roman" w:hAnsi="Times New Roman" w:cs="Times New Roman"/>
        </w:rPr>
      </w:pPr>
    </w:p>
    <w:p w14:paraId="3A975642" w14:textId="77777777" w:rsidR="00EF60F2" w:rsidRPr="00355BFB" w:rsidRDefault="00EF60F2" w:rsidP="00EF60F2">
      <w:pPr>
        <w:jc w:val="both"/>
        <w:rPr>
          <w:ins w:id="618" w:author="Arun Rai" w:date="2026-09-24T08:31:00Z" w16du:dateUtc="2026-09-24T02:46:00Z"/>
          <w:rFonts w:ascii="Times New Roman" w:hAnsi="Times New Roman" w:cs="Times New Roman"/>
        </w:rPr>
      </w:pPr>
    </w:p>
    <w:p w14:paraId="35383058" w14:textId="77777777" w:rsidR="00EF60F2" w:rsidRPr="00355BFB" w:rsidRDefault="00EF60F2" w:rsidP="00EF60F2">
      <w:pPr>
        <w:jc w:val="both"/>
        <w:rPr>
          <w:ins w:id="619" w:author="Arun Rai" w:date="2026-09-24T08:31:00Z" w16du:dateUtc="2026-09-24T02:46:00Z"/>
          <w:rFonts w:ascii="Times New Roman" w:hAnsi="Times New Roman" w:cs="Times New Roman"/>
        </w:rPr>
      </w:pPr>
    </w:p>
    <w:p w14:paraId="63C4600B" w14:textId="77777777" w:rsidR="00EF60F2" w:rsidRPr="00355BFB" w:rsidRDefault="00EF60F2" w:rsidP="00EF60F2">
      <w:pPr>
        <w:jc w:val="both"/>
        <w:rPr>
          <w:ins w:id="620" w:author="Arun Rai" w:date="2026-09-24T08:31:00Z" w16du:dateUtc="2026-09-24T02:46:00Z"/>
          <w:rFonts w:ascii="Times New Roman" w:hAnsi="Times New Roman" w:cs="Times New Roman"/>
        </w:rPr>
      </w:pPr>
    </w:p>
    <w:p w14:paraId="0AA47504" w14:textId="77777777" w:rsidR="00EF60F2" w:rsidRPr="00355BFB" w:rsidRDefault="00EF60F2" w:rsidP="00EF60F2">
      <w:pPr>
        <w:jc w:val="both"/>
        <w:rPr>
          <w:ins w:id="621" w:author="Arun Rai" w:date="2026-09-24T08:31:00Z" w16du:dateUtc="2026-09-24T02:46:00Z"/>
          <w:rFonts w:ascii="Times New Roman" w:hAnsi="Times New Roman" w:cs="Times New Roman"/>
        </w:rPr>
      </w:pPr>
    </w:p>
    <w:p w14:paraId="7888F83C" w14:textId="77777777" w:rsidR="00EF60F2" w:rsidRPr="00355BFB" w:rsidRDefault="00EF60F2" w:rsidP="00EF60F2">
      <w:pPr>
        <w:jc w:val="both"/>
        <w:rPr>
          <w:ins w:id="622" w:author="Arun Rai" w:date="2026-09-24T08:31:00Z" w16du:dateUtc="2026-09-24T02:46:00Z"/>
          <w:rFonts w:ascii="Times New Roman" w:hAnsi="Times New Roman" w:cs="Times New Roman"/>
        </w:rPr>
      </w:pPr>
    </w:p>
    <w:p w14:paraId="7DE2AC74" w14:textId="77777777" w:rsidR="00EF60F2" w:rsidRPr="00355BFB" w:rsidRDefault="00EF60F2" w:rsidP="00EF60F2">
      <w:pPr>
        <w:jc w:val="both"/>
        <w:rPr>
          <w:ins w:id="623" w:author="Arun Rai" w:date="2026-09-24T08:31:00Z" w16du:dateUtc="2026-09-24T02:46:00Z"/>
          <w:rFonts w:ascii="Times New Roman" w:hAnsi="Times New Roman" w:cs="Times New Roman"/>
        </w:rPr>
      </w:pPr>
    </w:p>
    <w:p w14:paraId="7BBE8679" w14:textId="77777777" w:rsidR="00EF60F2" w:rsidRPr="00355BFB" w:rsidRDefault="00EF60F2" w:rsidP="00EF60F2">
      <w:pPr>
        <w:jc w:val="both"/>
        <w:rPr>
          <w:ins w:id="624" w:author="Arun Rai" w:date="2026-09-24T08:31:00Z" w16du:dateUtc="2026-09-24T02:46:00Z"/>
          <w:rFonts w:ascii="Times New Roman" w:hAnsi="Times New Roman" w:cs="Times New Roman"/>
        </w:rPr>
      </w:pPr>
    </w:p>
    <w:p w14:paraId="60160516" w14:textId="77777777" w:rsidR="00EF60F2" w:rsidRPr="00355BFB" w:rsidRDefault="00EF60F2" w:rsidP="00EF60F2">
      <w:pPr>
        <w:jc w:val="both"/>
        <w:rPr>
          <w:ins w:id="625" w:author="Arun Rai" w:date="2026-09-24T08:31:00Z" w16du:dateUtc="2026-09-24T02:46:00Z"/>
          <w:rFonts w:ascii="Times New Roman" w:hAnsi="Times New Roman" w:cs="Times New Roman"/>
        </w:rPr>
      </w:pPr>
    </w:p>
    <w:p w14:paraId="489380B9" w14:textId="77777777" w:rsidR="00EF60F2" w:rsidRPr="00355BFB" w:rsidRDefault="00EF60F2" w:rsidP="00EF60F2">
      <w:pPr>
        <w:jc w:val="both"/>
        <w:rPr>
          <w:ins w:id="626" w:author="Arun Rai" w:date="2026-09-24T08:31:00Z" w16du:dateUtc="2026-09-24T02:46:00Z"/>
          <w:rFonts w:ascii="Times New Roman" w:hAnsi="Times New Roman" w:cs="Times New Roman"/>
        </w:rPr>
      </w:pPr>
    </w:p>
    <w:p w14:paraId="6309C135" w14:textId="77777777" w:rsidR="00EF60F2" w:rsidRPr="00355BFB" w:rsidRDefault="00EF60F2" w:rsidP="00EF60F2">
      <w:pPr>
        <w:jc w:val="both"/>
        <w:rPr>
          <w:ins w:id="627" w:author="Arun Rai" w:date="2026-09-24T08:31:00Z" w16du:dateUtc="2026-09-24T02:46:00Z"/>
          <w:rFonts w:ascii="Times New Roman" w:hAnsi="Times New Roman" w:cs="Times New Roman"/>
        </w:rPr>
      </w:pPr>
    </w:p>
    <w:p w14:paraId="7E3BC2FF" w14:textId="77777777" w:rsidR="00EF60F2" w:rsidRPr="00355BFB" w:rsidRDefault="00EF60F2" w:rsidP="00EF60F2">
      <w:pPr>
        <w:jc w:val="both"/>
        <w:rPr>
          <w:ins w:id="628" w:author="Arun Rai" w:date="2026-09-24T08:31:00Z" w16du:dateUtc="2026-09-24T02:46:00Z"/>
          <w:rFonts w:ascii="Times New Roman" w:hAnsi="Times New Roman" w:cs="Times New Roman"/>
        </w:rPr>
      </w:pPr>
    </w:p>
    <w:p w14:paraId="111ECC34" w14:textId="77777777" w:rsidR="00EF60F2" w:rsidRPr="00355BFB" w:rsidRDefault="00EF60F2" w:rsidP="00EF60F2">
      <w:pPr>
        <w:jc w:val="both"/>
        <w:rPr>
          <w:ins w:id="629" w:author="Arun Rai" w:date="2026-09-24T08:31:00Z" w16du:dateUtc="2026-09-24T02:46:00Z"/>
          <w:rFonts w:ascii="Times New Roman" w:hAnsi="Times New Roman" w:cs="Times New Roman"/>
        </w:rPr>
      </w:pPr>
    </w:p>
    <w:p w14:paraId="5C5E8D17" w14:textId="77777777" w:rsidR="00EF60F2" w:rsidRPr="00355BFB" w:rsidRDefault="00EF60F2" w:rsidP="00EF60F2">
      <w:pPr>
        <w:jc w:val="both"/>
        <w:rPr>
          <w:ins w:id="630" w:author="Arun Rai" w:date="2026-09-24T08:31:00Z" w16du:dateUtc="2026-09-24T02:46:00Z"/>
          <w:rFonts w:ascii="Times New Roman" w:hAnsi="Times New Roman" w:cs="Times New Roman"/>
        </w:rPr>
      </w:pPr>
    </w:p>
    <w:p w14:paraId="62950139" w14:textId="77777777" w:rsidR="00EF60F2" w:rsidRPr="00355BFB" w:rsidRDefault="00EF60F2" w:rsidP="00EF60F2">
      <w:pPr>
        <w:jc w:val="both"/>
        <w:rPr>
          <w:ins w:id="631" w:author="Arun Rai" w:date="2026-09-24T08:31:00Z" w16du:dateUtc="2026-09-24T02:46:00Z"/>
          <w:rFonts w:ascii="Times New Roman" w:hAnsi="Times New Roman" w:cs="Times New Roman"/>
        </w:rPr>
      </w:pPr>
    </w:p>
    <w:p w14:paraId="4842F4F8" w14:textId="77777777" w:rsidR="00EF60F2" w:rsidRPr="00355BFB" w:rsidRDefault="00EF60F2" w:rsidP="00EF60F2">
      <w:pPr>
        <w:jc w:val="both"/>
        <w:rPr>
          <w:ins w:id="632" w:author="Arun Rai" w:date="2026-09-24T08:31:00Z" w16du:dateUtc="2026-09-24T02:46:00Z"/>
          <w:rFonts w:ascii="Times New Roman" w:hAnsi="Times New Roman" w:cs="Times New Roman"/>
        </w:rPr>
      </w:pPr>
    </w:p>
    <w:p w14:paraId="1EFC3394" w14:textId="77777777" w:rsidR="00EF60F2" w:rsidRPr="00355BFB" w:rsidRDefault="00EF60F2" w:rsidP="00EF60F2">
      <w:pPr>
        <w:jc w:val="both"/>
        <w:rPr>
          <w:ins w:id="633" w:author="Arun Rai" w:date="2026-09-24T08:31:00Z" w16du:dateUtc="2026-09-24T02:46:00Z"/>
          <w:rFonts w:ascii="Times New Roman" w:hAnsi="Times New Roman" w:cs="Times New Roman"/>
        </w:rPr>
      </w:pPr>
    </w:p>
    <w:p w14:paraId="370981BD" w14:textId="77777777" w:rsidR="00EF60F2" w:rsidRPr="00355BFB" w:rsidRDefault="00EF60F2" w:rsidP="00EF60F2">
      <w:pPr>
        <w:jc w:val="both"/>
        <w:rPr>
          <w:ins w:id="634" w:author="Arun Rai" w:date="2026-09-24T08:31:00Z" w16du:dateUtc="2026-09-24T02:46:00Z"/>
          <w:rFonts w:ascii="Times New Roman" w:hAnsi="Times New Roman" w:cs="Times New Roman"/>
        </w:rPr>
      </w:pPr>
    </w:p>
    <w:p w14:paraId="0F02A8AB" w14:textId="77777777" w:rsidR="00EF60F2" w:rsidRPr="00355BFB" w:rsidRDefault="00EF60F2" w:rsidP="00EF60F2">
      <w:pPr>
        <w:jc w:val="both"/>
        <w:rPr>
          <w:ins w:id="635" w:author="Arun Rai" w:date="2026-09-24T08:31:00Z" w16du:dateUtc="2026-09-24T02:46:00Z"/>
          <w:rFonts w:ascii="Times New Roman" w:hAnsi="Times New Roman" w:cs="Times New Roman"/>
        </w:rPr>
      </w:pPr>
    </w:p>
    <w:p w14:paraId="3EDC0CA1" w14:textId="77777777" w:rsidR="00EF60F2" w:rsidRPr="00355BFB" w:rsidRDefault="00EF60F2" w:rsidP="00EF60F2">
      <w:pPr>
        <w:jc w:val="both"/>
        <w:rPr>
          <w:ins w:id="636" w:author="Arun Rai" w:date="2026-09-24T08:31:00Z" w16du:dateUtc="2026-09-24T02:46:00Z"/>
          <w:rFonts w:ascii="Times New Roman" w:hAnsi="Times New Roman" w:cs="Times New Roman"/>
        </w:rPr>
      </w:pPr>
    </w:p>
    <w:p w14:paraId="378DAE77" w14:textId="77777777" w:rsidR="00EF60F2" w:rsidRPr="00355BFB" w:rsidRDefault="00EF60F2" w:rsidP="00EF60F2">
      <w:pPr>
        <w:jc w:val="both"/>
        <w:rPr>
          <w:ins w:id="637" w:author="Arun Rai" w:date="2026-09-24T08:31:00Z" w16du:dateUtc="2026-09-24T02:46:00Z"/>
          <w:rFonts w:ascii="Times New Roman" w:hAnsi="Times New Roman" w:cs="Times New Roman"/>
        </w:rPr>
      </w:pPr>
    </w:p>
    <w:p w14:paraId="0C197E44" w14:textId="77777777" w:rsidR="00EF60F2" w:rsidRPr="00355BFB" w:rsidRDefault="00EF60F2" w:rsidP="00EF60F2">
      <w:pPr>
        <w:jc w:val="both"/>
        <w:rPr>
          <w:ins w:id="638" w:author="Arun Rai" w:date="2026-09-24T08:31:00Z" w16du:dateUtc="2026-09-24T02:46:00Z"/>
          <w:rFonts w:ascii="Times New Roman" w:hAnsi="Times New Roman" w:cs="Times New Roman"/>
        </w:rPr>
      </w:pPr>
    </w:p>
    <w:p w14:paraId="2F31D6C2" w14:textId="77777777" w:rsidR="00EF60F2" w:rsidRPr="00355BFB" w:rsidRDefault="00EF60F2" w:rsidP="00EF60F2">
      <w:pPr>
        <w:jc w:val="both"/>
        <w:rPr>
          <w:ins w:id="639" w:author="Arun Rai" w:date="2026-09-24T08:31:00Z" w16du:dateUtc="2026-09-24T02:46:00Z"/>
          <w:rFonts w:ascii="Times New Roman" w:hAnsi="Times New Roman" w:cs="Times New Roman"/>
        </w:rPr>
      </w:pPr>
    </w:p>
    <w:p w14:paraId="35D0F338" w14:textId="77777777" w:rsidR="00EF60F2" w:rsidRPr="00355BFB" w:rsidRDefault="00EF60F2" w:rsidP="00EF60F2">
      <w:pPr>
        <w:jc w:val="both"/>
        <w:rPr>
          <w:ins w:id="640" w:author="Arun Rai" w:date="2026-09-24T08:31:00Z" w16du:dateUtc="2026-09-24T02:46:00Z"/>
          <w:rFonts w:ascii="Times New Roman" w:hAnsi="Times New Roman" w:cs="Times New Roman"/>
        </w:rPr>
      </w:pPr>
    </w:p>
    <w:p w14:paraId="691C3D43" w14:textId="77777777" w:rsidR="00EF60F2" w:rsidRPr="00355BFB" w:rsidRDefault="00EF60F2" w:rsidP="00EF60F2">
      <w:pPr>
        <w:jc w:val="both"/>
        <w:rPr>
          <w:ins w:id="641" w:author="Arun Rai" w:date="2026-09-24T08:31:00Z" w16du:dateUtc="2026-09-24T02:46:00Z"/>
          <w:rFonts w:ascii="Times New Roman" w:hAnsi="Times New Roman" w:cs="Times New Roman"/>
        </w:rPr>
      </w:pPr>
    </w:p>
    <w:p w14:paraId="407EF530" w14:textId="77777777" w:rsidR="00EF60F2" w:rsidRPr="00355BFB" w:rsidRDefault="00EF60F2" w:rsidP="00EF60F2">
      <w:pPr>
        <w:jc w:val="both"/>
        <w:rPr>
          <w:ins w:id="642" w:author="Arun Rai" w:date="2026-09-24T08:31:00Z" w16du:dateUtc="2026-09-24T02:46:00Z"/>
          <w:rFonts w:ascii="Times New Roman" w:hAnsi="Times New Roman" w:cs="Times New Roman"/>
        </w:rPr>
      </w:pPr>
    </w:p>
    <w:p w14:paraId="128B68BF" w14:textId="77777777" w:rsidR="00EF60F2" w:rsidRPr="00355BFB" w:rsidRDefault="00EF60F2" w:rsidP="00EF60F2">
      <w:pPr>
        <w:jc w:val="both"/>
        <w:rPr>
          <w:ins w:id="643" w:author="Arun Rai" w:date="2026-09-24T08:31:00Z" w16du:dateUtc="2026-09-24T02:46:00Z"/>
          <w:rFonts w:ascii="Times New Roman" w:hAnsi="Times New Roman" w:cs="Times New Roman"/>
        </w:rPr>
      </w:pPr>
    </w:p>
    <w:p w14:paraId="30768C7D" w14:textId="77777777" w:rsidR="00EF60F2" w:rsidRPr="00355BFB" w:rsidRDefault="00EF60F2" w:rsidP="00EF60F2">
      <w:pPr>
        <w:jc w:val="both"/>
        <w:rPr>
          <w:ins w:id="644" w:author="Arun Rai" w:date="2026-09-24T08:31:00Z" w16du:dateUtc="2026-09-24T02:46:00Z"/>
          <w:rFonts w:ascii="Times New Roman" w:hAnsi="Times New Roman" w:cs="Times New Roman"/>
        </w:rPr>
      </w:pPr>
    </w:p>
    <w:p w14:paraId="2D036B94" w14:textId="77777777" w:rsidR="00EF60F2" w:rsidRPr="00355BFB" w:rsidRDefault="00EF60F2" w:rsidP="00EF60F2">
      <w:pPr>
        <w:jc w:val="both"/>
        <w:rPr>
          <w:ins w:id="645" w:author="Arun Rai" w:date="2026-09-24T08:31:00Z" w16du:dateUtc="2026-09-24T02:46:00Z"/>
          <w:rFonts w:ascii="Times New Roman" w:hAnsi="Times New Roman" w:cs="Times New Roman"/>
        </w:rPr>
      </w:pPr>
    </w:p>
    <w:p w14:paraId="591A8212" w14:textId="77777777" w:rsidR="00EF60F2" w:rsidRPr="00355BFB" w:rsidRDefault="00EF60F2" w:rsidP="00EF60F2">
      <w:pPr>
        <w:jc w:val="both"/>
        <w:rPr>
          <w:ins w:id="646" w:author="Arun Rai" w:date="2026-09-24T08:31:00Z" w16du:dateUtc="2026-09-24T02:46:00Z"/>
          <w:rFonts w:ascii="Times New Roman" w:hAnsi="Times New Roman" w:cs="Times New Roman"/>
        </w:rPr>
      </w:pPr>
    </w:p>
    <w:p w14:paraId="45FCB5C5" w14:textId="77777777" w:rsidR="00EF60F2" w:rsidRPr="00355BFB" w:rsidRDefault="00EF60F2" w:rsidP="00EF60F2">
      <w:pPr>
        <w:jc w:val="both"/>
        <w:rPr>
          <w:ins w:id="647" w:author="Arun Rai" w:date="2026-09-24T08:31:00Z" w16du:dateUtc="2026-09-24T02:46:00Z"/>
          <w:rFonts w:ascii="Times New Roman" w:hAnsi="Times New Roman" w:cs="Times New Roman"/>
        </w:rPr>
      </w:pPr>
    </w:p>
    <w:p w14:paraId="542A4181" w14:textId="77777777" w:rsidR="00EF60F2" w:rsidRPr="00355BFB" w:rsidRDefault="00EF60F2" w:rsidP="00EF60F2">
      <w:pPr>
        <w:jc w:val="both"/>
        <w:rPr>
          <w:ins w:id="648" w:author="Arun Rai" w:date="2026-09-24T08:31:00Z" w16du:dateUtc="2026-09-24T02:46:00Z"/>
          <w:rFonts w:ascii="Times New Roman" w:hAnsi="Times New Roman" w:cs="Times New Roman"/>
        </w:rPr>
      </w:pPr>
    </w:p>
    <w:p w14:paraId="031B86F6" w14:textId="77777777" w:rsidR="00EF60F2" w:rsidRPr="00355BFB" w:rsidRDefault="00EF60F2" w:rsidP="00EF60F2">
      <w:pPr>
        <w:jc w:val="both"/>
        <w:rPr>
          <w:ins w:id="649" w:author="Arun Rai" w:date="2026-09-24T08:31:00Z" w16du:dateUtc="2026-09-24T02:46:00Z"/>
          <w:rFonts w:ascii="Times New Roman" w:hAnsi="Times New Roman" w:cs="Times New Roman"/>
        </w:rPr>
      </w:pPr>
    </w:p>
    <w:p w14:paraId="167A1ABB" w14:textId="77777777" w:rsidR="00EF60F2" w:rsidRPr="00355BFB" w:rsidRDefault="00EF60F2" w:rsidP="00EF60F2">
      <w:pPr>
        <w:jc w:val="both"/>
        <w:rPr>
          <w:ins w:id="650" w:author="Arun Rai" w:date="2026-09-24T08:31:00Z" w16du:dateUtc="2026-09-24T02:46:00Z"/>
          <w:rFonts w:ascii="Times New Roman" w:hAnsi="Times New Roman" w:cs="Times New Roman"/>
        </w:rPr>
      </w:pPr>
    </w:p>
    <w:p w14:paraId="345D191A" w14:textId="77777777" w:rsidR="00EF60F2" w:rsidRPr="00355BFB" w:rsidRDefault="00EF60F2" w:rsidP="00EF60F2">
      <w:pPr>
        <w:jc w:val="both"/>
        <w:rPr>
          <w:ins w:id="651" w:author="Arun Rai" w:date="2026-09-24T08:31:00Z" w16du:dateUtc="2026-09-24T02:46:00Z"/>
          <w:rFonts w:ascii="Times New Roman" w:hAnsi="Times New Roman" w:cs="Times New Roman"/>
        </w:rPr>
      </w:pPr>
    </w:p>
    <w:p w14:paraId="6D315963" w14:textId="77777777" w:rsidR="00EF60F2" w:rsidRPr="00355BFB" w:rsidRDefault="00EF60F2" w:rsidP="00EF60F2">
      <w:pPr>
        <w:jc w:val="both"/>
        <w:rPr>
          <w:ins w:id="652" w:author="Arun Rai" w:date="2026-09-24T08:31:00Z" w16du:dateUtc="2026-09-24T02:46:00Z"/>
          <w:rFonts w:ascii="Times New Roman" w:hAnsi="Times New Roman" w:cs="Times New Roman"/>
        </w:rPr>
      </w:pPr>
    </w:p>
    <w:p w14:paraId="23B34D0C" w14:textId="77777777" w:rsidR="00EF60F2" w:rsidRPr="00355BFB" w:rsidRDefault="00EF60F2" w:rsidP="00EF60F2">
      <w:pPr>
        <w:jc w:val="both"/>
        <w:rPr>
          <w:ins w:id="653" w:author="Arun Rai" w:date="2026-09-24T08:31:00Z" w16du:dateUtc="2026-09-24T02:46:00Z"/>
          <w:rFonts w:ascii="Times New Roman" w:hAnsi="Times New Roman" w:cs="Times New Roman"/>
        </w:rPr>
      </w:pPr>
    </w:p>
    <w:p w14:paraId="747AB26A" w14:textId="77777777" w:rsidR="00EF60F2" w:rsidRPr="00355BFB" w:rsidRDefault="00EF60F2" w:rsidP="00EF60F2">
      <w:pPr>
        <w:jc w:val="both"/>
        <w:rPr>
          <w:ins w:id="654" w:author="Arun Rai" w:date="2026-09-24T08:31:00Z" w16du:dateUtc="2026-09-24T02:46:00Z"/>
          <w:rFonts w:ascii="Times New Roman" w:hAnsi="Times New Roman" w:cs="Times New Roman"/>
        </w:rPr>
      </w:pPr>
    </w:p>
    <w:p w14:paraId="15931836" w14:textId="77777777" w:rsidR="00EF60F2" w:rsidRPr="00355BFB" w:rsidRDefault="00EF60F2" w:rsidP="00EF60F2">
      <w:pPr>
        <w:jc w:val="both"/>
        <w:rPr>
          <w:ins w:id="655" w:author="Arun Rai" w:date="2026-09-24T08:31:00Z" w16du:dateUtc="2026-09-24T02:46:00Z"/>
          <w:rFonts w:ascii="Times New Roman" w:hAnsi="Times New Roman" w:cs="Times New Roman"/>
        </w:rPr>
      </w:pPr>
    </w:p>
    <w:p w14:paraId="785DA83E" w14:textId="77777777" w:rsidR="00EF60F2" w:rsidRPr="00355BFB" w:rsidRDefault="00EF60F2" w:rsidP="00EF60F2">
      <w:pPr>
        <w:jc w:val="both"/>
        <w:rPr>
          <w:ins w:id="656" w:author="Arun Rai" w:date="2026-09-24T08:31:00Z" w16du:dateUtc="2026-09-24T02:46:00Z"/>
          <w:rFonts w:ascii="Times New Roman" w:hAnsi="Times New Roman" w:cs="Times New Roman"/>
        </w:rPr>
      </w:pPr>
    </w:p>
    <w:p w14:paraId="3DF9F053" w14:textId="77777777" w:rsidR="00EF60F2" w:rsidRPr="00355BFB" w:rsidRDefault="00EF60F2" w:rsidP="00EF60F2">
      <w:pPr>
        <w:jc w:val="both"/>
        <w:rPr>
          <w:ins w:id="657" w:author="Arun Rai" w:date="2026-09-24T08:31:00Z" w16du:dateUtc="2026-09-24T02:46:00Z"/>
          <w:rFonts w:ascii="Times New Roman" w:hAnsi="Times New Roman" w:cs="Times New Roman"/>
        </w:rPr>
      </w:pPr>
    </w:p>
    <w:p w14:paraId="70C3182E" w14:textId="77777777" w:rsidR="00EF60F2" w:rsidRPr="00355BFB" w:rsidRDefault="00EF60F2" w:rsidP="00EF60F2">
      <w:pPr>
        <w:jc w:val="both"/>
        <w:rPr>
          <w:ins w:id="658" w:author="Arun Rai" w:date="2026-09-24T08:31:00Z" w16du:dateUtc="2026-09-24T02:46:00Z"/>
          <w:rFonts w:ascii="Times New Roman" w:hAnsi="Times New Roman" w:cs="Times New Roman"/>
        </w:rPr>
      </w:pPr>
    </w:p>
    <w:p w14:paraId="5CD48973" w14:textId="77777777" w:rsidR="00EF60F2" w:rsidRPr="00355BFB" w:rsidRDefault="00EF60F2" w:rsidP="00EF60F2">
      <w:pPr>
        <w:jc w:val="both"/>
        <w:rPr>
          <w:ins w:id="659" w:author="Arun Rai" w:date="2026-09-24T08:31:00Z" w16du:dateUtc="2026-09-24T02:46:00Z"/>
          <w:rFonts w:ascii="Times New Roman" w:hAnsi="Times New Roman" w:cs="Times New Roman"/>
        </w:rPr>
      </w:pPr>
    </w:p>
    <w:p w14:paraId="707F4232" w14:textId="77777777" w:rsidR="00EF60F2" w:rsidRPr="00355BFB" w:rsidRDefault="00EF60F2" w:rsidP="00EF60F2">
      <w:pPr>
        <w:jc w:val="both"/>
        <w:rPr>
          <w:ins w:id="660" w:author="Arun Rai" w:date="2026-09-24T08:31:00Z" w16du:dateUtc="2026-09-24T02:46:00Z"/>
          <w:rFonts w:ascii="Times New Roman" w:hAnsi="Times New Roman" w:cs="Times New Roman"/>
        </w:rPr>
      </w:pPr>
    </w:p>
    <w:p w14:paraId="7FCBF800" w14:textId="77777777" w:rsidR="00EF60F2" w:rsidRPr="00355BFB" w:rsidRDefault="00EF60F2" w:rsidP="00EF60F2">
      <w:pPr>
        <w:jc w:val="both"/>
        <w:rPr>
          <w:ins w:id="661" w:author="Arun Rai" w:date="2026-09-24T08:31:00Z" w16du:dateUtc="2026-09-24T02:46:00Z"/>
          <w:rFonts w:ascii="Times New Roman" w:hAnsi="Times New Roman" w:cs="Times New Roman"/>
        </w:rPr>
      </w:pPr>
    </w:p>
    <w:p w14:paraId="527B6FAB" w14:textId="77777777" w:rsidR="00EF60F2" w:rsidRPr="00355BFB" w:rsidRDefault="00EF60F2" w:rsidP="00EF60F2">
      <w:pPr>
        <w:jc w:val="both"/>
        <w:rPr>
          <w:ins w:id="662" w:author="Arun Rai" w:date="2026-09-24T08:31:00Z" w16du:dateUtc="2026-09-24T02:46:00Z"/>
          <w:rFonts w:ascii="Times New Roman" w:hAnsi="Times New Roman" w:cs="Times New Roman"/>
        </w:rPr>
      </w:pPr>
    </w:p>
    <w:p w14:paraId="63ED604E" w14:textId="77777777" w:rsidR="00EF60F2" w:rsidRPr="00355BFB" w:rsidRDefault="00EF60F2" w:rsidP="00EF60F2">
      <w:pPr>
        <w:jc w:val="both"/>
        <w:rPr>
          <w:ins w:id="663" w:author="Arun Rai" w:date="2026-09-24T08:31:00Z" w16du:dateUtc="2026-09-24T02:46:00Z"/>
          <w:rFonts w:ascii="Times New Roman" w:hAnsi="Times New Roman" w:cs="Times New Roman"/>
        </w:rPr>
      </w:pPr>
    </w:p>
    <w:p w14:paraId="6D246D3B" w14:textId="77777777" w:rsidR="00EF60F2" w:rsidRPr="00355BFB" w:rsidRDefault="00EF60F2" w:rsidP="00EF60F2">
      <w:pPr>
        <w:jc w:val="both"/>
        <w:rPr>
          <w:ins w:id="664" w:author="Arun Rai" w:date="2026-09-24T08:31:00Z" w16du:dateUtc="2026-09-24T02:46:00Z"/>
          <w:rFonts w:ascii="Times New Roman" w:hAnsi="Times New Roman" w:cs="Times New Roman"/>
        </w:rPr>
      </w:pPr>
    </w:p>
    <w:p w14:paraId="19250E22" w14:textId="77777777" w:rsidR="00EF60F2" w:rsidRPr="00355BFB" w:rsidRDefault="00EF60F2" w:rsidP="00EF60F2">
      <w:pPr>
        <w:jc w:val="both"/>
        <w:rPr>
          <w:ins w:id="665" w:author="Arun Rai" w:date="2026-09-24T08:31:00Z" w16du:dateUtc="2026-09-24T02:46:00Z"/>
          <w:rFonts w:ascii="Times New Roman" w:hAnsi="Times New Roman" w:cs="Times New Roman"/>
        </w:rPr>
      </w:pPr>
    </w:p>
    <w:p w14:paraId="23A5CBFD" w14:textId="77777777" w:rsidR="00EF60F2" w:rsidRPr="00355BFB" w:rsidRDefault="00EF60F2" w:rsidP="00EF60F2">
      <w:pPr>
        <w:jc w:val="both"/>
        <w:rPr>
          <w:ins w:id="666" w:author="Arun Rai" w:date="2026-09-24T08:31:00Z" w16du:dateUtc="2026-09-24T02:46:00Z"/>
          <w:rFonts w:ascii="Times New Roman" w:hAnsi="Times New Roman" w:cs="Times New Roman"/>
        </w:rPr>
      </w:pPr>
    </w:p>
    <w:p w14:paraId="58E672FD" w14:textId="77777777" w:rsidR="00EF60F2" w:rsidRPr="00355BFB" w:rsidRDefault="00EF60F2" w:rsidP="00EF60F2">
      <w:pPr>
        <w:jc w:val="both"/>
        <w:rPr>
          <w:ins w:id="667" w:author="Arun Rai" w:date="2026-09-24T08:31:00Z" w16du:dateUtc="2026-09-24T02:46:00Z"/>
          <w:rFonts w:ascii="Times New Roman" w:hAnsi="Times New Roman" w:cs="Times New Roman"/>
        </w:rPr>
      </w:pPr>
    </w:p>
    <w:p w14:paraId="053DF28D" w14:textId="77777777" w:rsidR="00EF60F2" w:rsidRPr="00355BFB" w:rsidRDefault="00EF60F2" w:rsidP="00EF60F2">
      <w:pPr>
        <w:jc w:val="both"/>
        <w:rPr>
          <w:ins w:id="668" w:author="Arun Rai" w:date="2026-09-24T08:31:00Z" w16du:dateUtc="2026-09-24T02:46:00Z"/>
          <w:rFonts w:ascii="Times New Roman" w:hAnsi="Times New Roman" w:cs="Times New Roman"/>
        </w:rPr>
      </w:pPr>
    </w:p>
    <w:p w14:paraId="64367F30" w14:textId="77777777" w:rsidR="00EF60F2" w:rsidRPr="00355BFB" w:rsidRDefault="00EF60F2" w:rsidP="00EF60F2">
      <w:pPr>
        <w:jc w:val="both"/>
        <w:rPr>
          <w:ins w:id="669" w:author="Arun Rai" w:date="2026-09-24T08:31:00Z" w16du:dateUtc="2026-09-24T02:46:00Z"/>
          <w:rFonts w:ascii="Times New Roman" w:hAnsi="Times New Roman" w:cs="Times New Roman"/>
        </w:rPr>
      </w:pPr>
    </w:p>
    <w:p w14:paraId="1903AF25" w14:textId="77777777" w:rsidR="00EF60F2" w:rsidRPr="00355BFB" w:rsidRDefault="00EF60F2" w:rsidP="00EF60F2">
      <w:pPr>
        <w:jc w:val="both"/>
        <w:rPr>
          <w:ins w:id="670" w:author="Arun Rai" w:date="2026-09-24T08:31:00Z" w16du:dateUtc="2026-09-24T02:46:00Z"/>
          <w:rFonts w:ascii="Times New Roman" w:hAnsi="Times New Roman" w:cs="Times New Roman"/>
        </w:rPr>
      </w:pPr>
    </w:p>
    <w:p w14:paraId="15C53765" w14:textId="77777777" w:rsidR="00EF60F2" w:rsidRPr="00355BFB" w:rsidRDefault="00EF60F2" w:rsidP="00EF60F2">
      <w:pPr>
        <w:jc w:val="both"/>
        <w:rPr>
          <w:ins w:id="671" w:author="Arun Rai" w:date="2026-09-24T08:31:00Z" w16du:dateUtc="2026-09-24T02:46:00Z"/>
          <w:rFonts w:ascii="Times New Roman" w:hAnsi="Times New Roman" w:cs="Times New Roman"/>
        </w:rPr>
      </w:pPr>
    </w:p>
    <w:p w14:paraId="53722D3F" w14:textId="77777777" w:rsidR="00EF60F2" w:rsidRPr="00355BFB" w:rsidRDefault="00EF60F2" w:rsidP="00EF60F2">
      <w:pPr>
        <w:jc w:val="both"/>
        <w:rPr>
          <w:ins w:id="672" w:author="Arun Rai" w:date="2026-09-24T08:31:00Z" w16du:dateUtc="2026-09-24T02:46:00Z"/>
          <w:rFonts w:ascii="Times New Roman" w:hAnsi="Times New Roman" w:cs="Times New Roman"/>
        </w:rPr>
      </w:pPr>
    </w:p>
    <w:p w14:paraId="7E98A78A" w14:textId="77777777" w:rsidR="00EF60F2" w:rsidRPr="00355BFB" w:rsidRDefault="00EF60F2" w:rsidP="00EF60F2">
      <w:pPr>
        <w:jc w:val="both"/>
        <w:rPr>
          <w:ins w:id="673" w:author="Arun Rai" w:date="2026-09-24T08:31:00Z" w16du:dateUtc="2026-09-24T02:46:00Z"/>
          <w:rFonts w:ascii="Times New Roman" w:hAnsi="Times New Roman" w:cs="Times New Roman"/>
        </w:rPr>
      </w:pPr>
    </w:p>
    <w:p w14:paraId="69A46972" w14:textId="77777777" w:rsidR="00EF60F2" w:rsidRPr="00355BFB" w:rsidRDefault="00EF60F2" w:rsidP="00EF60F2">
      <w:pPr>
        <w:jc w:val="both"/>
        <w:rPr>
          <w:ins w:id="674" w:author="Arun Rai" w:date="2026-09-24T08:31:00Z" w16du:dateUtc="2026-09-24T02:46:00Z"/>
          <w:rFonts w:ascii="Times New Roman" w:hAnsi="Times New Roman" w:cs="Times New Roman"/>
        </w:rPr>
      </w:pPr>
    </w:p>
    <w:p w14:paraId="4D2B40A6" w14:textId="77777777" w:rsidR="00EF60F2" w:rsidRPr="00355BFB" w:rsidRDefault="00EF60F2" w:rsidP="00EF60F2">
      <w:pPr>
        <w:jc w:val="both"/>
        <w:rPr>
          <w:ins w:id="675" w:author="Arun Rai" w:date="2026-09-24T08:31:00Z" w16du:dateUtc="2026-09-24T02:46:00Z"/>
          <w:rFonts w:ascii="Times New Roman" w:hAnsi="Times New Roman" w:cs="Times New Roman"/>
        </w:rPr>
      </w:pPr>
    </w:p>
    <w:p w14:paraId="7A2F3E1F" w14:textId="77777777" w:rsidR="00EF60F2" w:rsidRPr="00355BFB" w:rsidRDefault="00EF60F2" w:rsidP="00EF60F2">
      <w:pPr>
        <w:jc w:val="both"/>
        <w:rPr>
          <w:ins w:id="676" w:author="Arun Rai" w:date="2026-09-24T08:31:00Z" w16du:dateUtc="2026-09-24T02:46:00Z"/>
          <w:rFonts w:ascii="Times New Roman" w:hAnsi="Times New Roman" w:cs="Times New Roman"/>
        </w:rPr>
      </w:pPr>
    </w:p>
    <w:p w14:paraId="221F77C1" w14:textId="77777777" w:rsidR="00EF60F2" w:rsidRPr="00355BFB" w:rsidRDefault="00EF60F2" w:rsidP="00EF60F2">
      <w:pPr>
        <w:jc w:val="both"/>
        <w:rPr>
          <w:ins w:id="677" w:author="Arun Rai" w:date="2026-09-24T08:31:00Z" w16du:dateUtc="2026-09-24T02:46:00Z"/>
          <w:rFonts w:ascii="Times New Roman" w:hAnsi="Times New Roman" w:cs="Times New Roman"/>
        </w:rPr>
      </w:pPr>
    </w:p>
    <w:p w14:paraId="7773F89E" w14:textId="77777777" w:rsidR="00EF60F2" w:rsidRPr="00355BFB" w:rsidRDefault="00EF60F2" w:rsidP="00EF60F2">
      <w:pPr>
        <w:jc w:val="both"/>
        <w:rPr>
          <w:ins w:id="678" w:author="Arun Rai" w:date="2026-09-24T08:31:00Z" w16du:dateUtc="2026-09-24T02:46:00Z"/>
          <w:rFonts w:ascii="Times New Roman" w:hAnsi="Times New Roman" w:cs="Times New Roman"/>
        </w:rPr>
      </w:pPr>
    </w:p>
    <w:p w14:paraId="58DEAB81" w14:textId="77777777" w:rsidR="00EF60F2" w:rsidRPr="00355BFB" w:rsidRDefault="00EF60F2" w:rsidP="00EF60F2">
      <w:pPr>
        <w:jc w:val="both"/>
        <w:rPr>
          <w:ins w:id="679" w:author="Arun Rai" w:date="2026-09-24T08:31:00Z" w16du:dateUtc="2026-09-24T02:46:00Z"/>
          <w:rFonts w:ascii="Times New Roman" w:hAnsi="Times New Roman" w:cs="Times New Roman"/>
        </w:rPr>
      </w:pPr>
    </w:p>
    <w:p w14:paraId="7D5DDCF2" w14:textId="77777777" w:rsidR="00EF60F2" w:rsidRPr="00355BFB" w:rsidRDefault="00EF60F2" w:rsidP="00EF60F2">
      <w:pPr>
        <w:jc w:val="both"/>
        <w:rPr>
          <w:ins w:id="680" w:author="Arun Rai" w:date="2026-09-24T08:31:00Z" w16du:dateUtc="2026-09-24T02:46:00Z"/>
          <w:rFonts w:ascii="Times New Roman" w:hAnsi="Times New Roman" w:cs="Times New Roman"/>
        </w:rPr>
      </w:pPr>
    </w:p>
    <w:p w14:paraId="2AA57B37" w14:textId="77777777" w:rsidR="00EF60F2" w:rsidRPr="00355BFB" w:rsidRDefault="00EF60F2" w:rsidP="00EF60F2">
      <w:pPr>
        <w:jc w:val="both"/>
        <w:rPr>
          <w:ins w:id="681" w:author="Arun Rai" w:date="2026-09-24T08:31:00Z" w16du:dateUtc="2026-09-24T02:46:00Z"/>
          <w:rFonts w:ascii="Times New Roman" w:hAnsi="Times New Roman" w:cs="Times New Roman"/>
        </w:rPr>
      </w:pPr>
    </w:p>
    <w:p w14:paraId="7E052E97" w14:textId="77777777" w:rsidR="00EF60F2" w:rsidRPr="00355BFB" w:rsidRDefault="00EF60F2" w:rsidP="00EF60F2">
      <w:pPr>
        <w:jc w:val="both"/>
        <w:rPr>
          <w:ins w:id="682" w:author="Arun Rai" w:date="2026-09-24T08:31:00Z" w16du:dateUtc="2026-09-24T02:46:00Z"/>
          <w:rFonts w:ascii="Times New Roman" w:hAnsi="Times New Roman" w:cs="Times New Roman"/>
        </w:rPr>
      </w:pPr>
    </w:p>
    <w:p w14:paraId="56B45A5E" w14:textId="77777777" w:rsidR="00EF60F2" w:rsidRPr="00355BFB" w:rsidRDefault="00EF60F2" w:rsidP="00EF60F2">
      <w:pPr>
        <w:jc w:val="both"/>
        <w:rPr>
          <w:ins w:id="683" w:author="Arun Rai" w:date="2026-09-24T08:31:00Z" w16du:dateUtc="2026-09-24T02:46:00Z"/>
          <w:rFonts w:ascii="Times New Roman" w:hAnsi="Times New Roman" w:cs="Times New Roman"/>
        </w:rPr>
      </w:pPr>
    </w:p>
    <w:p w14:paraId="53DB5492" w14:textId="77777777" w:rsidR="00EF60F2" w:rsidRPr="00355BFB" w:rsidRDefault="00EF60F2" w:rsidP="00EF60F2">
      <w:pPr>
        <w:jc w:val="both"/>
        <w:rPr>
          <w:ins w:id="684" w:author="Arun Rai" w:date="2026-09-24T08:31:00Z" w16du:dateUtc="2026-09-24T02:46:00Z"/>
          <w:rFonts w:ascii="Times New Roman" w:hAnsi="Times New Roman" w:cs="Times New Roman"/>
        </w:rPr>
      </w:pPr>
    </w:p>
    <w:p w14:paraId="1269C3D5" w14:textId="77777777" w:rsidR="00EF60F2" w:rsidRPr="00355BFB" w:rsidRDefault="00EF60F2" w:rsidP="00EF60F2">
      <w:pPr>
        <w:jc w:val="both"/>
        <w:rPr>
          <w:ins w:id="685" w:author="Arun Rai" w:date="2026-09-24T08:31:00Z" w16du:dateUtc="2026-09-24T02:46:00Z"/>
          <w:rFonts w:ascii="Times New Roman" w:hAnsi="Times New Roman" w:cs="Times New Roman"/>
        </w:rPr>
      </w:pPr>
    </w:p>
    <w:p w14:paraId="1F9ED254" w14:textId="77777777" w:rsidR="00EF60F2" w:rsidRPr="00355BFB" w:rsidRDefault="00EF60F2" w:rsidP="00EF60F2">
      <w:pPr>
        <w:jc w:val="both"/>
        <w:rPr>
          <w:ins w:id="686" w:author="Arun Rai" w:date="2026-09-24T08:31:00Z" w16du:dateUtc="2026-09-24T02:46:00Z"/>
          <w:rFonts w:ascii="Times New Roman" w:hAnsi="Times New Roman" w:cs="Times New Roman"/>
        </w:rPr>
      </w:pPr>
    </w:p>
    <w:p w14:paraId="7AFA5AA5" w14:textId="77777777" w:rsidR="00EF60F2" w:rsidRPr="00355BFB" w:rsidRDefault="00EF60F2" w:rsidP="00EF60F2">
      <w:pPr>
        <w:jc w:val="both"/>
        <w:rPr>
          <w:ins w:id="687" w:author="Arun Rai" w:date="2026-09-24T08:31:00Z" w16du:dateUtc="2026-09-24T02:46:00Z"/>
          <w:rFonts w:ascii="Times New Roman" w:hAnsi="Times New Roman" w:cs="Times New Roman"/>
        </w:rPr>
      </w:pPr>
    </w:p>
    <w:p w14:paraId="17B3B83B" w14:textId="77777777" w:rsidR="00EF60F2" w:rsidRPr="00355BFB" w:rsidRDefault="00EF60F2" w:rsidP="00EF60F2">
      <w:pPr>
        <w:jc w:val="both"/>
        <w:rPr>
          <w:ins w:id="688" w:author="Arun Rai" w:date="2026-09-24T08:31:00Z" w16du:dateUtc="2026-09-24T02:46:00Z"/>
          <w:rFonts w:ascii="Times New Roman" w:hAnsi="Times New Roman" w:cs="Times New Roman"/>
        </w:rPr>
      </w:pPr>
    </w:p>
    <w:p w14:paraId="372D596C" w14:textId="77777777" w:rsidR="00EF60F2" w:rsidRPr="00355BFB" w:rsidRDefault="00EF60F2" w:rsidP="00EF60F2">
      <w:pPr>
        <w:jc w:val="both"/>
        <w:rPr>
          <w:ins w:id="689" w:author="Arun Rai" w:date="2026-09-24T08:31:00Z" w16du:dateUtc="2026-09-24T02:46:00Z"/>
          <w:rFonts w:ascii="Times New Roman" w:hAnsi="Times New Roman" w:cs="Times New Roman"/>
        </w:rPr>
      </w:pPr>
    </w:p>
    <w:p w14:paraId="75C3AD48" w14:textId="77777777" w:rsidR="00EF60F2" w:rsidRPr="00355BFB" w:rsidRDefault="00EF60F2" w:rsidP="00EF60F2">
      <w:pPr>
        <w:jc w:val="both"/>
        <w:rPr>
          <w:ins w:id="690" w:author="Arun Rai" w:date="2026-09-24T08:31:00Z" w16du:dateUtc="2026-09-24T02:46:00Z"/>
          <w:rFonts w:ascii="Times New Roman" w:hAnsi="Times New Roman" w:cs="Times New Roman"/>
        </w:rPr>
      </w:pPr>
    </w:p>
    <w:p w14:paraId="7A255D07" w14:textId="77777777" w:rsidR="00EF60F2" w:rsidRPr="00355BFB" w:rsidRDefault="00EF60F2" w:rsidP="00EF60F2">
      <w:pPr>
        <w:jc w:val="both"/>
        <w:rPr>
          <w:ins w:id="691" w:author="Arun Rai" w:date="2026-09-24T08:31:00Z" w16du:dateUtc="2026-09-24T02:46:00Z"/>
          <w:rFonts w:ascii="Times New Roman" w:hAnsi="Times New Roman" w:cs="Times New Roman"/>
        </w:rPr>
      </w:pPr>
    </w:p>
    <w:p w14:paraId="662A4533" w14:textId="77777777" w:rsidR="00EF60F2" w:rsidRPr="00355BFB" w:rsidRDefault="00EF60F2" w:rsidP="00EF60F2">
      <w:pPr>
        <w:jc w:val="both"/>
        <w:rPr>
          <w:ins w:id="692" w:author="Arun Rai" w:date="2026-09-24T08:31:00Z" w16du:dateUtc="2026-09-24T02:46:00Z"/>
          <w:rFonts w:ascii="Times New Roman" w:hAnsi="Times New Roman" w:cs="Times New Roman"/>
        </w:rPr>
      </w:pPr>
    </w:p>
    <w:p w14:paraId="65D75E7F" w14:textId="77777777" w:rsidR="00EF60F2" w:rsidRPr="00355BFB" w:rsidRDefault="00EF60F2" w:rsidP="00EF60F2">
      <w:pPr>
        <w:jc w:val="both"/>
        <w:rPr>
          <w:ins w:id="693" w:author="Arun Rai" w:date="2026-09-24T08:31:00Z" w16du:dateUtc="2026-09-24T02:46:00Z"/>
          <w:rFonts w:ascii="Times New Roman" w:hAnsi="Times New Roman" w:cs="Times New Roman"/>
        </w:rPr>
      </w:pPr>
    </w:p>
    <w:p w14:paraId="4C57F4B6" w14:textId="77777777" w:rsidR="00EF60F2" w:rsidRPr="00355BFB" w:rsidRDefault="00EF60F2" w:rsidP="00EF60F2">
      <w:pPr>
        <w:jc w:val="both"/>
        <w:rPr>
          <w:ins w:id="694" w:author="Arun Rai" w:date="2026-09-24T08:31:00Z" w16du:dateUtc="2026-09-24T02:46:00Z"/>
          <w:rFonts w:ascii="Times New Roman" w:hAnsi="Times New Roman" w:cs="Times New Roman"/>
        </w:rPr>
      </w:pPr>
    </w:p>
    <w:p w14:paraId="5BFE43BD" w14:textId="77777777" w:rsidR="00EF60F2" w:rsidRPr="00355BFB" w:rsidRDefault="00EF60F2" w:rsidP="00EF60F2">
      <w:pPr>
        <w:jc w:val="both"/>
        <w:rPr>
          <w:ins w:id="695" w:author="Arun Rai" w:date="2026-09-24T08:31:00Z" w16du:dateUtc="2026-09-24T02:46:00Z"/>
          <w:rFonts w:ascii="Times New Roman" w:hAnsi="Times New Roman" w:cs="Times New Roman"/>
        </w:rPr>
      </w:pPr>
    </w:p>
    <w:p w14:paraId="093A2330" w14:textId="77777777" w:rsidR="00EF60F2" w:rsidRPr="00355BFB" w:rsidRDefault="00EF60F2" w:rsidP="00EF60F2">
      <w:pPr>
        <w:jc w:val="both"/>
        <w:rPr>
          <w:ins w:id="696" w:author="Arun Rai" w:date="2026-09-24T08:31:00Z" w16du:dateUtc="2026-09-24T02:46:00Z"/>
          <w:rFonts w:ascii="Times New Roman" w:hAnsi="Times New Roman" w:cs="Times New Roman"/>
        </w:rPr>
      </w:pPr>
    </w:p>
    <w:p w14:paraId="2B9EBE9D" w14:textId="77777777" w:rsidR="00EF60F2" w:rsidRPr="00355BFB" w:rsidRDefault="00EF60F2" w:rsidP="00EF60F2">
      <w:pPr>
        <w:jc w:val="both"/>
        <w:rPr>
          <w:ins w:id="697" w:author="Arun Rai" w:date="2026-09-24T08:31:00Z" w16du:dateUtc="2026-09-24T02:46:00Z"/>
          <w:rFonts w:ascii="Times New Roman" w:hAnsi="Times New Roman" w:cs="Times New Roman"/>
        </w:rPr>
      </w:pPr>
    </w:p>
    <w:p w14:paraId="1001C2E6" w14:textId="77777777" w:rsidR="00EF60F2" w:rsidRPr="00355BFB" w:rsidRDefault="00EF60F2" w:rsidP="00EF60F2">
      <w:pPr>
        <w:jc w:val="both"/>
        <w:rPr>
          <w:ins w:id="698" w:author="Arun Rai" w:date="2026-09-24T08:31:00Z" w16du:dateUtc="2026-09-24T02:46:00Z"/>
          <w:rFonts w:ascii="Times New Roman" w:hAnsi="Times New Roman" w:cs="Times New Roman"/>
        </w:rPr>
      </w:pPr>
    </w:p>
    <w:p w14:paraId="161A01FF" w14:textId="77777777" w:rsidR="00EF60F2" w:rsidRPr="00355BFB" w:rsidRDefault="00EF60F2" w:rsidP="00EF60F2">
      <w:pPr>
        <w:jc w:val="both"/>
        <w:rPr>
          <w:ins w:id="699" w:author="Arun Rai" w:date="2026-09-24T08:31:00Z" w16du:dateUtc="2026-09-24T02:46:00Z"/>
          <w:rFonts w:ascii="Times New Roman" w:hAnsi="Times New Roman" w:cs="Times New Roman"/>
        </w:rPr>
      </w:pPr>
    </w:p>
    <w:p w14:paraId="592EA14A" w14:textId="77777777" w:rsidR="00EF60F2" w:rsidRPr="00355BFB" w:rsidRDefault="00EF60F2" w:rsidP="00EF60F2">
      <w:pPr>
        <w:jc w:val="both"/>
        <w:rPr>
          <w:ins w:id="700" w:author="Arun Rai" w:date="2026-09-24T08:31:00Z" w16du:dateUtc="2026-09-24T02:46:00Z"/>
          <w:rFonts w:ascii="Times New Roman" w:hAnsi="Times New Roman" w:cs="Times New Roman"/>
        </w:rPr>
      </w:pPr>
    </w:p>
    <w:p w14:paraId="14838665" w14:textId="77777777" w:rsidR="00EF60F2" w:rsidRPr="00355BFB" w:rsidRDefault="00EF60F2" w:rsidP="00EF60F2">
      <w:pPr>
        <w:jc w:val="both"/>
        <w:rPr>
          <w:ins w:id="701" w:author="Arun Rai" w:date="2026-09-24T08:31:00Z" w16du:dateUtc="2026-09-24T02:46:00Z"/>
          <w:rFonts w:ascii="Times New Roman" w:hAnsi="Times New Roman" w:cs="Times New Roman"/>
        </w:rPr>
      </w:pPr>
    </w:p>
    <w:p w14:paraId="4806162F" w14:textId="77777777" w:rsidR="00EF60F2" w:rsidRPr="00355BFB" w:rsidRDefault="00EF60F2" w:rsidP="00EF60F2">
      <w:pPr>
        <w:jc w:val="both"/>
        <w:rPr>
          <w:ins w:id="702" w:author="Arun Rai" w:date="2026-09-24T08:31:00Z" w16du:dateUtc="2026-09-24T02:46:00Z"/>
          <w:rFonts w:ascii="Times New Roman" w:hAnsi="Times New Roman" w:cs="Times New Roman"/>
        </w:rPr>
      </w:pPr>
    </w:p>
    <w:p w14:paraId="5D159C59" w14:textId="77777777" w:rsidR="00EF60F2" w:rsidRPr="00355BFB" w:rsidRDefault="00EF60F2" w:rsidP="00EF60F2">
      <w:pPr>
        <w:jc w:val="both"/>
        <w:rPr>
          <w:ins w:id="703" w:author="Arun Rai" w:date="2026-09-24T08:31:00Z" w16du:dateUtc="2026-09-24T02:46:00Z"/>
          <w:rFonts w:ascii="Times New Roman" w:hAnsi="Times New Roman" w:cs="Times New Roman"/>
        </w:rPr>
      </w:pPr>
    </w:p>
    <w:p w14:paraId="459DCCDD" w14:textId="77777777" w:rsidR="00EF60F2" w:rsidRPr="00355BFB" w:rsidRDefault="00EF60F2" w:rsidP="00EF60F2">
      <w:pPr>
        <w:jc w:val="both"/>
        <w:rPr>
          <w:ins w:id="704" w:author="Arun Rai" w:date="2026-09-24T08:31:00Z" w16du:dateUtc="2026-09-24T02:46:00Z"/>
          <w:rFonts w:ascii="Times New Roman" w:hAnsi="Times New Roman" w:cs="Times New Roman"/>
        </w:rPr>
      </w:pPr>
    </w:p>
    <w:p w14:paraId="28443640" w14:textId="77777777" w:rsidR="00EF60F2" w:rsidRPr="00355BFB" w:rsidRDefault="00EF60F2" w:rsidP="00EF60F2">
      <w:pPr>
        <w:jc w:val="both"/>
        <w:rPr>
          <w:ins w:id="705" w:author="Arun Rai" w:date="2026-09-24T08:31:00Z" w16du:dateUtc="2026-09-24T02:46:00Z"/>
          <w:rFonts w:ascii="Times New Roman" w:hAnsi="Times New Roman" w:cs="Times New Roman"/>
        </w:rPr>
      </w:pPr>
    </w:p>
    <w:p w14:paraId="06E8DF61" w14:textId="77777777" w:rsidR="00EF60F2" w:rsidRPr="00355BFB" w:rsidRDefault="00EF60F2" w:rsidP="00EF60F2">
      <w:pPr>
        <w:jc w:val="both"/>
        <w:rPr>
          <w:ins w:id="706" w:author="Arun Rai" w:date="2026-09-24T08:31:00Z" w16du:dateUtc="2026-09-24T02:46:00Z"/>
          <w:rFonts w:ascii="Times New Roman" w:hAnsi="Times New Roman" w:cs="Times New Roman"/>
        </w:rPr>
      </w:pPr>
    </w:p>
    <w:p w14:paraId="3C54BFC9" w14:textId="77777777" w:rsidR="00EF60F2" w:rsidRPr="00355BFB" w:rsidRDefault="00EF60F2" w:rsidP="00EF60F2">
      <w:pPr>
        <w:jc w:val="both"/>
        <w:rPr>
          <w:ins w:id="707" w:author="Arun Rai" w:date="2026-09-24T08:31:00Z" w16du:dateUtc="2026-09-24T02:46:00Z"/>
          <w:rFonts w:ascii="Times New Roman" w:hAnsi="Times New Roman" w:cs="Times New Roman"/>
        </w:rPr>
      </w:pPr>
    </w:p>
    <w:p w14:paraId="4CB9467D" w14:textId="77777777" w:rsidR="00EF60F2" w:rsidRPr="00355BFB" w:rsidRDefault="00EF60F2" w:rsidP="00EF60F2">
      <w:pPr>
        <w:jc w:val="both"/>
        <w:rPr>
          <w:ins w:id="708" w:author="Arun Rai" w:date="2026-09-24T08:31:00Z" w16du:dateUtc="2026-09-24T02:46:00Z"/>
          <w:rFonts w:ascii="Times New Roman" w:hAnsi="Times New Roman" w:cs="Times New Roman"/>
        </w:rPr>
      </w:pPr>
    </w:p>
    <w:p w14:paraId="6588C348" w14:textId="77777777" w:rsidR="00EF60F2" w:rsidRPr="00355BFB" w:rsidRDefault="00EF60F2" w:rsidP="00EF60F2">
      <w:pPr>
        <w:jc w:val="both"/>
        <w:rPr>
          <w:ins w:id="709" w:author="Arun Rai" w:date="2026-09-24T08:31:00Z" w16du:dateUtc="2026-09-24T02:46:00Z"/>
          <w:rFonts w:ascii="Times New Roman" w:hAnsi="Times New Roman" w:cs="Times New Roman"/>
        </w:rPr>
      </w:pPr>
    </w:p>
    <w:p w14:paraId="26D12694" w14:textId="77777777" w:rsidR="00EF60F2" w:rsidRPr="00355BFB" w:rsidRDefault="00EF60F2" w:rsidP="00EF60F2">
      <w:pPr>
        <w:jc w:val="both"/>
        <w:rPr>
          <w:ins w:id="710" w:author="Arun Rai" w:date="2026-09-24T08:31:00Z" w16du:dateUtc="2026-09-24T02:46:00Z"/>
          <w:rFonts w:ascii="Times New Roman" w:hAnsi="Times New Roman" w:cs="Times New Roman"/>
        </w:rPr>
      </w:pPr>
    </w:p>
    <w:p w14:paraId="67492BAF" w14:textId="77777777" w:rsidR="00EF60F2" w:rsidRPr="00355BFB" w:rsidRDefault="00EF60F2" w:rsidP="00EF60F2">
      <w:pPr>
        <w:jc w:val="both"/>
        <w:rPr>
          <w:ins w:id="711" w:author="Arun Rai" w:date="2026-09-24T08:31:00Z" w16du:dateUtc="2026-09-24T02:46:00Z"/>
          <w:rFonts w:ascii="Times New Roman" w:hAnsi="Times New Roman" w:cs="Times New Roman"/>
        </w:rPr>
      </w:pPr>
    </w:p>
    <w:p w14:paraId="7C93A1A7" w14:textId="77777777" w:rsidR="00EF60F2" w:rsidRPr="00355BFB" w:rsidRDefault="00EF60F2" w:rsidP="00EF60F2">
      <w:pPr>
        <w:jc w:val="both"/>
        <w:rPr>
          <w:ins w:id="712" w:author="Arun Rai" w:date="2026-09-24T08:31:00Z" w16du:dateUtc="2026-09-24T02:46:00Z"/>
          <w:rFonts w:ascii="Times New Roman" w:hAnsi="Times New Roman" w:cs="Times New Roman"/>
        </w:rPr>
      </w:pPr>
    </w:p>
    <w:p w14:paraId="080AE663" w14:textId="77777777" w:rsidR="00EF60F2" w:rsidRPr="00355BFB" w:rsidRDefault="00EF60F2" w:rsidP="00EF60F2">
      <w:pPr>
        <w:jc w:val="both"/>
        <w:rPr>
          <w:ins w:id="713" w:author="Arun Rai" w:date="2026-09-24T08:31:00Z" w16du:dateUtc="2026-09-24T02:46:00Z"/>
          <w:rFonts w:ascii="Times New Roman" w:hAnsi="Times New Roman" w:cs="Times New Roman"/>
        </w:rPr>
      </w:pPr>
    </w:p>
    <w:p w14:paraId="7EBD53A5" w14:textId="77777777" w:rsidR="00EF60F2" w:rsidRPr="00355BFB" w:rsidRDefault="00EF60F2" w:rsidP="00EF60F2">
      <w:pPr>
        <w:jc w:val="both"/>
        <w:rPr>
          <w:ins w:id="714" w:author="Arun Rai" w:date="2026-09-24T08:31:00Z" w16du:dateUtc="2026-09-24T02:46:00Z"/>
          <w:rFonts w:ascii="Times New Roman" w:hAnsi="Times New Roman" w:cs="Times New Roman"/>
        </w:rPr>
      </w:pPr>
    </w:p>
    <w:p w14:paraId="4684034C" w14:textId="77777777" w:rsidR="00EF60F2" w:rsidRPr="00355BFB" w:rsidRDefault="00EF60F2" w:rsidP="00EF60F2">
      <w:pPr>
        <w:jc w:val="both"/>
        <w:rPr>
          <w:ins w:id="715" w:author="Arun Rai" w:date="2026-09-24T08:31:00Z" w16du:dateUtc="2026-09-24T02:46:00Z"/>
          <w:rFonts w:ascii="Times New Roman" w:hAnsi="Times New Roman" w:cs="Times New Roman"/>
        </w:rPr>
      </w:pPr>
    </w:p>
    <w:p w14:paraId="1AA14AEE" w14:textId="77777777" w:rsidR="00EF60F2" w:rsidRPr="00355BFB" w:rsidRDefault="00EF60F2" w:rsidP="00EF60F2">
      <w:pPr>
        <w:jc w:val="both"/>
        <w:rPr>
          <w:ins w:id="716" w:author="Arun Rai" w:date="2026-09-24T08:31:00Z" w16du:dateUtc="2026-09-24T02:46:00Z"/>
          <w:rFonts w:ascii="Times New Roman" w:hAnsi="Times New Roman" w:cs="Times New Roman"/>
        </w:rPr>
      </w:pPr>
    </w:p>
    <w:p w14:paraId="5CB301E6" w14:textId="77777777" w:rsidR="00EF60F2" w:rsidRPr="00355BFB" w:rsidRDefault="00EF60F2" w:rsidP="00EF60F2">
      <w:pPr>
        <w:jc w:val="both"/>
        <w:rPr>
          <w:ins w:id="717" w:author="Arun Rai" w:date="2026-09-24T08:31:00Z" w16du:dateUtc="2026-09-24T02:46:00Z"/>
          <w:rFonts w:ascii="Times New Roman" w:hAnsi="Times New Roman" w:cs="Times New Roman"/>
        </w:rPr>
      </w:pPr>
    </w:p>
    <w:p w14:paraId="34BA1AE7" w14:textId="77777777" w:rsidR="00EF60F2" w:rsidRPr="00355BFB" w:rsidRDefault="00EF60F2" w:rsidP="00EF60F2">
      <w:pPr>
        <w:jc w:val="both"/>
        <w:rPr>
          <w:rFonts w:ascii="Times New Roman" w:hAnsi="Times New Roman" w:cs="Times New Roman"/>
        </w:rPr>
      </w:pPr>
    </w:p>
    <w:sectPr w:rsidR="00EF60F2" w:rsidRPr="0035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B33"/>
    <w:multiLevelType w:val="hybridMultilevel"/>
    <w:tmpl w:val="C01694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FD5395"/>
    <w:multiLevelType w:val="hybridMultilevel"/>
    <w:tmpl w:val="EB62B1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67257">
    <w:abstractNumId w:val="1"/>
  </w:num>
  <w:num w:numId="2" w16cid:durableId="13851765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un Rai">
    <w15:presenceInfo w15:providerId="AD" w15:userId="S::Arun.Rai@study.beds.ac.uk::fed11ad1-59d5-4567-b6bb-4feccae15d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B4"/>
    <w:rsid w:val="0000368F"/>
    <w:rsid w:val="0011601F"/>
    <w:rsid w:val="00177150"/>
    <w:rsid w:val="001841C5"/>
    <w:rsid w:val="001A48DD"/>
    <w:rsid w:val="00227F2A"/>
    <w:rsid w:val="00233C5A"/>
    <w:rsid w:val="002E55B4"/>
    <w:rsid w:val="00355BFB"/>
    <w:rsid w:val="003A3974"/>
    <w:rsid w:val="004428EA"/>
    <w:rsid w:val="00463124"/>
    <w:rsid w:val="00703D5E"/>
    <w:rsid w:val="007115B8"/>
    <w:rsid w:val="007149C8"/>
    <w:rsid w:val="007F766E"/>
    <w:rsid w:val="00812BE7"/>
    <w:rsid w:val="008546EA"/>
    <w:rsid w:val="008C6A09"/>
    <w:rsid w:val="00B82965"/>
    <w:rsid w:val="00C24267"/>
    <w:rsid w:val="00D26D73"/>
    <w:rsid w:val="00E33D5B"/>
    <w:rsid w:val="00E33F3A"/>
    <w:rsid w:val="00E35A31"/>
    <w:rsid w:val="00EB7BCD"/>
    <w:rsid w:val="00EF60F2"/>
    <w:rsid w:val="00F35DAE"/>
    <w:rsid w:val="00F46595"/>
    <w:rsid w:val="00F6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11C4"/>
  <w15:chartTrackingRefBased/>
  <w15:docId w15:val="{54E95BED-3870-43DC-91F7-C548383C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B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F60F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1A48D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31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631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BCB5C72-5C8B-419C-B595-97E7E45CB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Rai</dc:creator>
  <cp:keywords/>
  <dc:description/>
  <cp:lastModifiedBy>Arun Rai</cp:lastModifiedBy>
  <cp:revision>91</cp:revision>
  <dcterms:created xsi:type="dcterms:W3CDTF">2026-09-24T02:45:00Z</dcterms:created>
  <dcterms:modified xsi:type="dcterms:W3CDTF">2026-09-24T09:07:00Z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b8451e08-473a-4168-9e28-1e8afe8a8fe4</vt:lpwstr>
  </property>
</Properties>
</file>